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B539EE" w14:textId="352EEE6B" w:rsidR="0045053A" w:rsidRPr="00A5343C" w:rsidDel="008A4644" w:rsidRDefault="0045053A" w:rsidP="008A4644">
      <w:pPr>
        <w:rPr>
          <w:del w:id="0" w:author="tung" w:date="2026-01-02T13:23:00Z"/>
          <w:rFonts w:ascii="Times New Roman" w:hAnsi="Times New Roman" w:cs="Times New Roman"/>
          <w:b/>
          <w:sz w:val="34"/>
          <w:szCs w:val="26"/>
        </w:rPr>
        <w:pPrChange w:id="1" w:author="tung" w:date="2026-01-02T13:23:00Z">
          <w:pPr>
            <w:jc w:val="center"/>
          </w:pPr>
        </w:pPrChange>
      </w:pPr>
      <w:del w:id="2" w:author="tung" w:date="2026-01-02T13:23:00Z">
        <w:r w:rsidRPr="00A5343C" w:rsidDel="008A4644">
          <w:rPr>
            <w:rFonts w:ascii="Times New Roman" w:hAnsi="Times New Roman" w:cs="Times New Roman"/>
            <w:b/>
            <w:sz w:val="30"/>
          </w:rPr>
          <w:delText>ĐẠI HỌC QUỐC GIA TP. HỒ CHÍ MINH</w:delText>
        </w:r>
      </w:del>
    </w:p>
    <w:p w14:paraId="1D7C1F61" w14:textId="2F722B9C" w:rsidR="0045053A" w:rsidRPr="00A5343C" w:rsidDel="008A4644" w:rsidRDefault="0045053A" w:rsidP="008A4644">
      <w:pPr>
        <w:spacing w:before="60" w:after="60"/>
        <w:rPr>
          <w:del w:id="3" w:author="tung" w:date="2026-01-02T13:23:00Z"/>
          <w:rFonts w:ascii="Times New Roman" w:hAnsi="Times New Roman" w:cs="Times New Roman"/>
          <w:b/>
          <w:szCs w:val="26"/>
        </w:rPr>
        <w:pPrChange w:id="4" w:author="tung" w:date="2026-01-02T13:23:00Z">
          <w:pPr>
            <w:spacing w:before="60" w:after="60"/>
            <w:jc w:val="center"/>
          </w:pPr>
        </w:pPrChange>
      </w:pPr>
      <w:del w:id="5" w:author="tung" w:date="2026-01-02T13:23:00Z">
        <w:r w:rsidRPr="00A5343C" w:rsidDel="008A4644">
          <w:rPr>
            <w:rFonts w:ascii="Times New Roman" w:hAnsi="Times New Roman" w:cs="Times New Roman"/>
            <w:b/>
            <w:sz w:val="32"/>
            <w:szCs w:val="32"/>
          </w:rPr>
          <w:delText>TRƯỜNG ĐẠI HỌC CÔNG NGHỆ THÔNG TIN</w:delText>
        </w:r>
      </w:del>
    </w:p>
    <w:p w14:paraId="3DCC7D64" w14:textId="482FBE62" w:rsidR="0045053A" w:rsidRPr="00A5343C" w:rsidDel="008A4644" w:rsidRDefault="0045053A" w:rsidP="008A4644">
      <w:pPr>
        <w:tabs>
          <w:tab w:val="center" w:pos="4568"/>
          <w:tab w:val="left" w:pos="6120"/>
        </w:tabs>
        <w:rPr>
          <w:del w:id="6" w:author="tung" w:date="2026-01-02T13:23:00Z"/>
          <w:rFonts w:ascii="Times New Roman" w:hAnsi="Times New Roman" w:cs="Times New Roman"/>
          <w:b/>
          <w:sz w:val="32"/>
          <w:szCs w:val="32"/>
        </w:rPr>
        <w:pPrChange w:id="7" w:author="tung" w:date="2026-01-02T13:23:00Z">
          <w:pPr>
            <w:tabs>
              <w:tab w:val="center" w:pos="4568"/>
              <w:tab w:val="left" w:pos="6120"/>
            </w:tabs>
          </w:pPr>
        </w:pPrChange>
      </w:pPr>
      <w:del w:id="8" w:author="tung" w:date="2026-01-02T13:23:00Z">
        <w:r w:rsidRPr="0045053A" w:rsidDel="008A4644">
          <w:rPr>
            <w:rFonts w:cstheme="majorHAnsi"/>
            <w:b/>
            <w:sz w:val="32"/>
            <w:szCs w:val="32"/>
          </w:rPr>
          <w:tab/>
        </w:r>
        <w:r w:rsidRPr="00A5343C" w:rsidDel="008A4644">
          <w:rPr>
            <w:rFonts w:ascii="Times New Roman" w:hAnsi="Times New Roman" w:cs="Times New Roman"/>
            <w:b/>
            <w:sz w:val="32"/>
            <w:szCs w:val="32"/>
          </w:rPr>
          <w:delText>KHOA</w:delText>
        </w:r>
      </w:del>
      <w:del w:id="9" w:author="tung" w:date="2026-01-02T13:21:00Z">
        <w:r w:rsidRPr="00A5343C" w:rsidDel="008A4644">
          <w:rPr>
            <w:rFonts w:ascii="Times New Roman" w:hAnsi="Times New Roman" w:cs="Times New Roman"/>
            <w:b/>
            <w:sz w:val="32"/>
            <w:szCs w:val="32"/>
          </w:rPr>
          <w:delText>………..</w:delText>
        </w:r>
      </w:del>
    </w:p>
    <w:p w14:paraId="68F34529" w14:textId="6AA798BB" w:rsidR="0045053A" w:rsidRPr="00A5343C" w:rsidDel="008A4644" w:rsidRDefault="0045053A" w:rsidP="008A4644">
      <w:pPr>
        <w:rPr>
          <w:del w:id="10" w:author="tung" w:date="2026-01-02T13:23:00Z"/>
          <w:rFonts w:ascii="Times New Roman" w:hAnsi="Times New Roman" w:cs="Times New Roman"/>
          <w:sz w:val="28"/>
        </w:rPr>
        <w:pPrChange w:id="11" w:author="tung" w:date="2026-01-02T13:23:00Z">
          <w:pPr>
            <w:jc w:val="center"/>
          </w:pPr>
        </w:pPrChange>
      </w:pPr>
    </w:p>
    <w:p w14:paraId="57B11BF2" w14:textId="3A9B23B0" w:rsidR="0045053A" w:rsidRPr="00A5343C" w:rsidDel="008A4644" w:rsidRDefault="0045053A" w:rsidP="008A4644">
      <w:pPr>
        <w:rPr>
          <w:del w:id="12" w:author="tung" w:date="2026-01-02T13:23:00Z"/>
          <w:rFonts w:ascii="Times New Roman" w:hAnsi="Times New Roman" w:cs="Times New Roman"/>
          <w:sz w:val="28"/>
        </w:rPr>
        <w:pPrChange w:id="13" w:author="tung" w:date="2026-01-02T13:23:00Z">
          <w:pPr>
            <w:jc w:val="center"/>
          </w:pPr>
        </w:pPrChange>
      </w:pPr>
    </w:p>
    <w:p w14:paraId="4089FBE4" w14:textId="6CB4E409" w:rsidR="0045053A" w:rsidRPr="00A5343C" w:rsidDel="008A4644" w:rsidRDefault="0045053A" w:rsidP="008A4644">
      <w:pPr>
        <w:rPr>
          <w:del w:id="14" w:author="tung" w:date="2026-01-02T13:23:00Z"/>
          <w:rFonts w:ascii="Times New Roman" w:hAnsi="Times New Roman" w:cs="Times New Roman"/>
          <w:b/>
          <w:sz w:val="28"/>
        </w:rPr>
        <w:pPrChange w:id="15" w:author="tung" w:date="2026-01-02T13:23:00Z">
          <w:pPr>
            <w:jc w:val="center"/>
          </w:pPr>
        </w:pPrChange>
      </w:pPr>
    </w:p>
    <w:p w14:paraId="08911FAA" w14:textId="125F32B6" w:rsidR="0045053A" w:rsidRPr="00A5343C" w:rsidDel="008A4644" w:rsidRDefault="0045053A" w:rsidP="008A4644">
      <w:pPr>
        <w:rPr>
          <w:del w:id="16" w:author="tung" w:date="2026-01-02T13:23:00Z"/>
          <w:rFonts w:ascii="Times New Roman" w:hAnsi="Times New Roman" w:cs="Times New Roman"/>
          <w:b/>
          <w:sz w:val="28"/>
        </w:rPr>
        <w:pPrChange w:id="17" w:author="tung" w:date="2026-01-02T13:23:00Z">
          <w:pPr>
            <w:jc w:val="center"/>
          </w:pPr>
        </w:pPrChange>
      </w:pPr>
      <w:del w:id="18" w:author="tung" w:date="2026-01-02T13:23:00Z">
        <w:r w:rsidRPr="00A5343C" w:rsidDel="008A4644">
          <w:rPr>
            <w:rFonts w:ascii="Times New Roman" w:hAnsi="Times New Roman" w:cs="Times New Roman"/>
            <w:b/>
            <w:sz w:val="28"/>
          </w:rPr>
          <w:delText>&lt;TÊN SINH VIÊN&gt;</w:delText>
        </w:r>
      </w:del>
    </w:p>
    <w:p w14:paraId="42787B53" w14:textId="69292517" w:rsidR="0045053A" w:rsidRPr="00A5343C" w:rsidDel="008A4644" w:rsidRDefault="0045053A" w:rsidP="008A4644">
      <w:pPr>
        <w:rPr>
          <w:del w:id="19" w:author="tung" w:date="2026-01-02T13:23:00Z"/>
          <w:rFonts w:ascii="Times New Roman" w:hAnsi="Times New Roman" w:cs="Times New Roman"/>
          <w:sz w:val="28"/>
        </w:rPr>
        <w:pPrChange w:id="20" w:author="tung" w:date="2026-01-02T13:23:00Z">
          <w:pPr>
            <w:jc w:val="center"/>
          </w:pPr>
        </w:pPrChange>
      </w:pPr>
    </w:p>
    <w:p w14:paraId="231FEC55" w14:textId="6A80CD4D" w:rsidR="0045053A" w:rsidRPr="00A5343C" w:rsidDel="008A4644" w:rsidRDefault="0045053A" w:rsidP="008A4644">
      <w:pPr>
        <w:rPr>
          <w:del w:id="21" w:author="tung" w:date="2026-01-02T13:23:00Z"/>
          <w:rFonts w:ascii="Times New Roman" w:hAnsi="Times New Roman" w:cs="Times New Roman"/>
          <w:b/>
          <w:sz w:val="28"/>
        </w:rPr>
        <w:pPrChange w:id="22" w:author="tung" w:date="2026-01-02T13:23:00Z">
          <w:pPr>
            <w:jc w:val="center"/>
          </w:pPr>
        </w:pPrChange>
      </w:pPr>
    </w:p>
    <w:p w14:paraId="1ABA2FCE" w14:textId="6A50FD07" w:rsidR="0045053A" w:rsidRPr="00A5343C" w:rsidDel="008A4644" w:rsidRDefault="0045053A" w:rsidP="008A4644">
      <w:pPr>
        <w:rPr>
          <w:del w:id="23" w:author="tung" w:date="2026-01-02T13:23:00Z"/>
          <w:rFonts w:ascii="Times New Roman" w:hAnsi="Times New Roman" w:cs="Times New Roman"/>
          <w:b/>
          <w:sz w:val="28"/>
        </w:rPr>
        <w:pPrChange w:id="24" w:author="tung" w:date="2026-01-02T13:23:00Z">
          <w:pPr>
            <w:jc w:val="center"/>
          </w:pPr>
        </w:pPrChange>
      </w:pPr>
    </w:p>
    <w:p w14:paraId="73C8AAC7" w14:textId="658F2073" w:rsidR="0045053A" w:rsidRPr="00A5343C" w:rsidDel="008A4644" w:rsidRDefault="0045053A" w:rsidP="008A4644">
      <w:pPr>
        <w:rPr>
          <w:del w:id="25" w:author="tung" w:date="2026-01-02T13:23:00Z"/>
          <w:rFonts w:ascii="Times New Roman" w:hAnsi="Times New Roman" w:cs="Times New Roman"/>
          <w:b/>
          <w:sz w:val="28"/>
        </w:rPr>
        <w:pPrChange w:id="26" w:author="tung" w:date="2026-01-02T13:23:00Z">
          <w:pPr>
            <w:jc w:val="center"/>
          </w:pPr>
        </w:pPrChange>
      </w:pPr>
      <w:del w:id="27" w:author="tung" w:date="2026-01-02T13:23:00Z">
        <w:r w:rsidRPr="00A5343C" w:rsidDel="008A4644">
          <w:rPr>
            <w:rFonts w:ascii="Times New Roman" w:hAnsi="Times New Roman" w:cs="Times New Roman"/>
            <w:b/>
            <w:sz w:val="32"/>
            <w:szCs w:val="32"/>
          </w:rPr>
          <w:delText>KHÓA LUẬN TỐT NGHIỆP</w:delText>
        </w:r>
      </w:del>
    </w:p>
    <w:p w14:paraId="744C964A" w14:textId="36C9AC02" w:rsidR="0045053A" w:rsidRPr="0045053A" w:rsidDel="008A4644" w:rsidRDefault="0045053A" w:rsidP="008A4644">
      <w:pPr>
        <w:rPr>
          <w:del w:id="28" w:author="tung" w:date="2026-01-02T13:23:00Z"/>
          <w:rFonts w:cstheme="majorHAnsi"/>
          <w:b/>
          <w:sz w:val="36"/>
          <w:szCs w:val="36"/>
        </w:rPr>
        <w:pPrChange w:id="29" w:author="tung" w:date="2026-01-02T13:23:00Z">
          <w:pPr>
            <w:jc w:val="center"/>
          </w:pPr>
        </w:pPrChange>
      </w:pPr>
      <w:del w:id="30" w:author="tung" w:date="2026-01-02T13:23:00Z">
        <w:r w:rsidRPr="00A5343C" w:rsidDel="008A4644">
          <w:rPr>
            <w:rFonts w:ascii="Times New Roman" w:hAnsi="Times New Roman" w:cs="Times New Roman"/>
            <w:b/>
            <w:sz w:val="36"/>
            <w:szCs w:val="36"/>
          </w:rPr>
          <w:delText>&lt;TÊN KHÓA LUẬN TỐT NGHIỆP</w:delText>
        </w:r>
        <w:r w:rsidRPr="0045053A" w:rsidDel="008A4644">
          <w:rPr>
            <w:rFonts w:cstheme="majorHAnsi"/>
            <w:b/>
            <w:sz w:val="36"/>
            <w:szCs w:val="36"/>
          </w:rPr>
          <w:delText>&gt;</w:delText>
        </w:r>
      </w:del>
    </w:p>
    <w:p w14:paraId="392E9AC8" w14:textId="4C1E44CB" w:rsidR="008F7660" w:rsidRPr="008F7660" w:rsidDel="008A4644" w:rsidRDefault="008F7660" w:rsidP="008A4644">
      <w:pPr>
        <w:rPr>
          <w:del w:id="31" w:author="tung" w:date="2026-01-02T13:23:00Z"/>
          <w:rFonts w:ascii="Times New Roman" w:hAnsi="Times New Roman" w:cs="Times New Roman"/>
          <w:b/>
          <w:color w:val="000000" w:themeColor="text1"/>
          <w:sz w:val="32"/>
          <w:szCs w:val="32"/>
          <w:lang w:val="en-US"/>
        </w:rPr>
        <w:pPrChange w:id="32" w:author="tung" w:date="2026-01-02T13:23:00Z">
          <w:pPr>
            <w:jc w:val="center"/>
          </w:pPr>
        </w:pPrChange>
      </w:pPr>
      <w:del w:id="33" w:author="tung" w:date="2026-01-02T13:23:00Z">
        <w:r w:rsidRPr="008F7660" w:rsidDel="008A4644">
          <w:rPr>
            <w:rFonts w:ascii="Times New Roman" w:hAnsi="Times New Roman" w:cs="Times New Roman"/>
            <w:b/>
            <w:color w:val="FF0000"/>
            <w:sz w:val="32"/>
            <w:szCs w:val="32"/>
          </w:rPr>
          <w:delText>&lt;Tên khóa luận Tiếng Anh&gt;</w:delText>
        </w:r>
      </w:del>
    </w:p>
    <w:p w14:paraId="4BF4B4E9" w14:textId="4041FAEF" w:rsidR="0045053A" w:rsidRPr="0045053A" w:rsidDel="008A4644" w:rsidRDefault="0045053A" w:rsidP="008A4644">
      <w:pPr>
        <w:rPr>
          <w:del w:id="34" w:author="tung" w:date="2026-01-02T13:23:00Z"/>
          <w:rFonts w:cstheme="majorHAnsi"/>
          <w:sz w:val="28"/>
        </w:rPr>
        <w:pPrChange w:id="35" w:author="tung" w:date="2026-01-02T13:23:00Z">
          <w:pPr>
            <w:jc w:val="center"/>
          </w:pPr>
        </w:pPrChange>
      </w:pPr>
    </w:p>
    <w:p w14:paraId="05CD28B6" w14:textId="3E447ED6" w:rsidR="0045053A" w:rsidRPr="0045053A" w:rsidDel="008A4644" w:rsidRDefault="0045053A" w:rsidP="008A4644">
      <w:pPr>
        <w:rPr>
          <w:del w:id="36" w:author="tung" w:date="2026-01-02T13:23:00Z"/>
          <w:rFonts w:cstheme="majorHAnsi"/>
          <w:sz w:val="28"/>
        </w:rPr>
        <w:pPrChange w:id="37" w:author="tung" w:date="2026-01-02T13:23:00Z">
          <w:pPr>
            <w:jc w:val="center"/>
          </w:pPr>
        </w:pPrChange>
      </w:pPr>
    </w:p>
    <w:p w14:paraId="2A9F8E55" w14:textId="27CD741F" w:rsidR="0045053A" w:rsidRPr="00A5343C" w:rsidDel="008A4644" w:rsidRDefault="0045053A" w:rsidP="008A4644">
      <w:pPr>
        <w:rPr>
          <w:del w:id="38" w:author="tung" w:date="2026-01-02T13:23:00Z"/>
          <w:rFonts w:ascii="Times New Roman" w:hAnsi="Times New Roman" w:cs="Times New Roman"/>
          <w:b/>
          <w:sz w:val="28"/>
        </w:rPr>
        <w:pPrChange w:id="39" w:author="tung" w:date="2026-01-02T13:23:00Z">
          <w:pPr>
            <w:jc w:val="center"/>
          </w:pPr>
        </w:pPrChange>
      </w:pPr>
      <w:del w:id="40" w:author="tung" w:date="2026-01-02T13:23:00Z">
        <w:r w:rsidRPr="00A5343C" w:rsidDel="008A4644">
          <w:rPr>
            <w:rFonts w:ascii="Times New Roman" w:hAnsi="Times New Roman" w:cs="Times New Roman"/>
            <w:b/>
            <w:sz w:val="28"/>
          </w:rPr>
          <w:delText>KỸ SƯ/ CỬ NHÂN NGÀNH &lt;TÊN NGÀNH&gt;</w:delText>
        </w:r>
      </w:del>
    </w:p>
    <w:p w14:paraId="46241FE8" w14:textId="0FECA37B" w:rsidR="0045053A" w:rsidRPr="0045053A" w:rsidDel="008A4644" w:rsidRDefault="0045053A" w:rsidP="008A4644">
      <w:pPr>
        <w:rPr>
          <w:del w:id="41" w:author="tung" w:date="2026-01-02T13:23:00Z"/>
          <w:rFonts w:cstheme="majorHAnsi"/>
          <w:sz w:val="28"/>
        </w:rPr>
        <w:pPrChange w:id="42" w:author="tung" w:date="2026-01-02T13:23:00Z">
          <w:pPr>
            <w:jc w:val="center"/>
          </w:pPr>
        </w:pPrChange>
      </w:pPr>
    </w:p>
    <w:p w14:paraId="72E8D6A1" w14:textId="04484D79" w:rsidR="0045053A" w:rsidRPr="0045053A" w:rsidDel="008A4644" w:rsidRDefault="0045053A" w:rsidP="008A4644">
      <w:pPr>
        <w:ind w:left="1440" w:firstLine="720"/>
        <w:rPr>
          <w:del w:id="43" w:author="tung" w:date="2026-01-02T13:23:00Z"/>
          <w:rFonts w:cstheme="majorHAnsi"/>
          <w:sz w:val="28"/>
        </w:rPr>
        <w:pPrChange w:id="44" w:author="tung" w:date="2026-01-02T13:23:00Z">
          <w:pPr>
            <w:ind w:left="1440" w:firstLine="720"/>
            <w:jc w:val="center"/>
          </w:pPr>
        </w:pPrChange>
      </w:pPr>
    </w:p>
    <w:p w14:paraId="697EC609" w14:textId="64D0DFBD" w:rsidR="0045053A" w:rsidRPr="0045053A" w:rsidDel="008A4644" w:rsidRDefault="0045053A" w:rsidP="008A4644">
      <w:pPr>
        <w:ind w:left="1440" w:firstLine="720"/>
        <w:rPr>
          <w:del w:id="45" w:author="tung" w:date="2026-01-02T13:23:00Z"/>
          <w:rFonts w:cstheme="majorHAnsi"/>
          <w:sz w:val="28"/>
        </w:rPr>
        <w:pPrChange w:id="46" w:author="tung" w:date="2026-01-02T13:23:00Z">
          <w:pPr>
            <w:ind w:left="1440" w:firstLine="720"/>
            <w:jc w:val="center"/>
          </w:pPr>
        </w:pPrChange>
      </w:pPr>
    </w:p>
    <w:p w14:paraId="3F8048AC" w14:textId="3C244C1F" w:rsidR="0045053A" w:rsidRPr="00A05023" w:rsidDel="008A4644" w:rsidRDefault="0045053A" w:rsidP="008A4644">
      <w:pPr>
        <w:rPr>
          <w:del w:id="47" w:author="tung" w:date="2026-01-02T13:23:00Z"/>
          <w:rFonts w:cstheme="majorHAnsi"/>
          <w:sz w:val="28"/>
        </w:rPr>
        <w:pPrChange w:id="48" w:author="tung" w:date="2026-01-02T13:23:00Z">
          <w:pPr/>
        </w:pPrChange>
      </w:pPr>
    </w:p>
    <w:p w14:paraId="3770BC8F" w14:textId="578921C5" w:rsidR="0045053A" w:rsidRPr="0045053A" w:rsidDel="008A4644" w:rsidRDefault="0045053A" w:rsidP="008A4644">
      <w:pPr>
        <w:rPr>
          <w:del w:id="49" w:author="tung" w:date="2026-01-02T13:23:00Z"/>
          <w:rFonts w:cstheme="majorHAnsi"/>
          <w:sz w:val="28"/>
        </w:rPr>
        <w:pPrChange w:id="50" w:author="tung" w:date="2026-01-02T13:23:00Z">
          <w:pPr/>
        </w:pPrChange>
      </w:pPr>
    </w:p>
    <w:p w14:paraId="7AFE9E20" w14:textId="42E15A9B" w:rsidR="0045053A" w:rsidRPr="0045053A" w:rsidDel="008A4644" w:rsidRDefault="0045053A" w:rsidP="008A4644">
      <w:pPr>
        <w:rPr>
          <w:del w:id="51" w:author="tung" w:date="2026-01-02T13:23:00Z"/>
          <w:rFonts w:cstheme="majorHAnsi"/>
          <w:b/>
          <w:szCs w:val="26"/>
        </w:rPr>
        <w:pPrChange w:id="52" w:author="tung" w:date="2026-01-02T13:23:00Z">
          <w:pPr>
            <w:jc w:val="center"/>
          </w:pPr>
        </w:pPrChange>
      </w:pPr>
    </w:p>
    <w:p w14:paraId="15052C36" w14:textId="5A5DD68E" w:rsidR="0045053A" w:rsidRPr="0045053A" w:rsidDel="008A4644" w:rsidRDefault="0045053A" w:rsidP="008A4644">
      <w:pPr>
        <w:rPr>
          <w:del w:id="53" w:author="tung" w:date="2026-01-02T13:23:00Z"/>
          <w:rFonts w:cstheme="majorHAnsi"/>
          <w:b/>
          <w:szCs w:val="26"/>
        </w:rPr>
        <w:pPrChange w:id="54" w:author="tung" w:date="2026-01-02T13:23:00Z">
          <w:pPr>
            <w:jc w:val="center"/>
          </w:pPr>
        </w:pPrChange>
      </w:pPr>
    </w:p>
    <w:p w14:paraId="027DCD64" w14:textId="3D7BD8FF" w:rsidR="0045053A" w:rsidRPr="00A5343C" w:rsidDel="008A4644" w:rsidRDefault="0045053A" w:rsidP="008A4644">
      <w:pPr>
        <w:rPr>
          <w:del w:id="55" w:author="tung" w:date="2026-01-02T13:23:00Z"/>
          <w:rFonts w:ascii="Times New Roman" w:hAnsi="Times New Roman" w:cs="Times New Roman"/>
          <w:b/>
          <w:szCs w:val="26"/>
        </w:rPr>
        <w:pPrChange w:id="56" w:author="tung" w:date="2026-01-02T13:23:00Z">
          <w:pPr>
            <w:jc w:val="center"/>
          </w:pPr>
        </w:pPrChange>
      </w:pPr>
      <w:del w:id="57" w:author="tung" w:date="2026-01-02T13:23:00Z">
        <w:r w:rsidRPr="00A5343C" w:rsidDel="008A4644">
          <w:rPr>
            <w:rFonts w:ascii="Times New Roman" w:hAnsi="Times New Roman" w:cs="Times New Roman"/>
            <w:b/>
            <w:szCs w:val="26"/>
          </w:rPr>
          <w:delText>TP. HỒ CHÍ MINH, &lt;NĂM&gt;</w:delText>
        </w:r>
      </w:del>
    </w:p>
    <w:p w14:paraId="2F3D2A87" w14:textId="2B7B3FA2" w:rsidR="00A1168A" w:rsidDel="008A4644" w:rsidRDefault="00A1168A" w:rsidP="008A4644">
      <w:pPr>
        <w:rPr>
          <w:del w:id="58" w:author="tung" w:date="2026-01-02T13:24:00Z"/>
          <w:rFonts w:cstheme="majorHAnsi"/>
          <w:b/>
          <w:szCs w:val="26"/>
        </w:rPr>
        <w:sectPr w:rsidR="00A1168A" w:rsidDel="008A4644" w:rsidSect="0045053A">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Change w:id="59" w:author="tung" w:date="2026-01-02T13:23:00Z">
          <w:pPr>
            <w:jc w:val="center"/>
          </w:pPr>
        </w:pPrChange>
      </w:pPr>
    </w:p>
    <w:p w14:paraId="58955589" w14:textId="77777777" w:rsidR="00A1168A" w:rsidRPr="00A5343C" w:rsidRDefault="00A1168A" w:rsidP="00B33DC2">
      <w:pPr>
        <w:jc w:val="center"/>
        <w:rPr>
          <w:rFonts w:ascii="Times New Roman" w:hAnsi="Times New Roman" w:cs="Times New Roman"/>
          <w:b/>
          <w:sz w:val="28"/>
          <w:szCs w:val="28"/>
        </w:rPr>
      </w:pPr>
      <w:r w:rsidRPr="00A5343C">
        <w:rPr>
          <w:rFonts w:ascii="Times New Roman" w:hAnsi="Times New Roman" w:cs="Times New Roman"/>
          <w:b/>
          <w:sz w:val="28"/>
          <w:szCs w:val="28"/>
        </w:rPr>
        <w:t>ĐẠI HỌC QUỐC GIA TP. HỒ CHÍ MINH</w:t>
      </w:r>
    </w:p>
    <w:p w14:paraId="73FF471A" w14:textId="77777777" w:rsidR="00A1168A" w:rsidRPr="00A5343C" w:rsidRDefault="00A1168A" w:rsidP="00A1168A">
      <w:pPr>
        <w:spacing w:before="60" w:after="60"/>
        <w:jc w:val="center"/>
        <w:rPr>
          <w:rFonts w:ascii="Times New Roman" w:hAnsi="Times New Roman" w:cs="Times New Roman"/>
          <w:sz w:val="28"/>
          <w:szCs w:val="28"/>
        </w:rPr>
      </w:pPr>
      <w:r w:rsidRPr="00A5343C">
        <w:rPr>
          <w:rFonts w:ascii="Times New Roman" w:hAnsi="Times New Roman" w:cs="Times New Roman"/>
          <w:b/>
          <w:sz w:val="32"/>
          <w:szCs w:val="26"/>
        </w:rPr>
        <w:t>TRƯỜNG ĐẠI HỌC CÔNG NGHỆ THÔNG TIN</w:t>
      </w:r>
    </w:p>
    <w:p w14:paraId="2357A496" w14:textId="2D9C0036" w:rsidR="00A1168A" w:rsidRPr="008A4644" w:rsidRDefault="00A1168A" w:rsidP="00A1168A">
      <w:pPr>
        <w:spacing w:before="60" w:after="60"/>
        <w:jc w:val="center"/>
        <w:rPr>
          <w:ins w:id="60" w:author="tung" w:date="2026-01-02T13:23:00Z"/>
          <w:rFonts w:ascii="Times New Roman" w:hAnsi="Times New Roman" w:cs="Times New Roman"/>
          <w:b/>
          <w:sz w:val="32"/>
          <w:szCs w:val="28"/>
          <w:lang w:val="en-US"/>
          <w:rPrChange w:id="61" w:author="tung" w:date="2026-01-02T13:25:00Z">
            <w:rPr>
              <w:ins w:id="62" w:author="tung" w:date="2026-01-02T13:23:00Z"/>
              <w:rFonts w:ascii="Times New Roman" w:hAnsi="Times New Roman" w:cs="Times New Roman"/>
              <w:b/>
              <w:sz w:val="32"/>
              <w:szCs w:val="28"/>
            </w:rPr>
          </w:rPrChange>
        </w:rPr>
      </w:pPr>
      <w:r w:rsidRPr="00A5343C">
        <w:rPr>
          <w:rFonts w:ascii="Times New Roman" w:hAnsi="Times New Roman" w:cs="Times New Roman"/>
          <w:b/>
          <w:sz w:val="32"/>
          <w:szCs w:val="28"/>
        </w:rPr>
        <w:t>KHOA</w:t>
      </w:r>
      <w:del w:id="63" w:author="tung" w:date="2026-01-02T13:25:00Z">
        <w:r w:rsidRPr="00A5343C" w:rsidDel="008A4644">
          <w:rPr>
            <w:rFonts w:ascii="Times New Roman" w:hAnsi="Times New Roman" w:cs="Times New Roman"/>
            <w:b/>
            <w:sz w:val="32"/>
            <w:szCs w:val="28"/>
          </w:rPr>
          <w:delText>………….</w:delText>
        </w:r>
      </w:del>
      <w:ins w:id="64" w:author="tung" w:date="2026-01-02T13:25:00Z">
        <w:r w:rsidR="008A4644">
          <w:rPr>
            <w:rFonts w:ascii="Times New Roman" w:hAnsi="Times New Roman" w:cs="Times New Roman"/>
            <w:b/>
            <w:sz w:val="32"/>
            <w:szCs w:val="28"/>
            <w:lang w:val="en-US"/>
          </w:rPr>
          <w:t xml:space="preserve"> MẠNG MÁY TÍNH &amp; TRUYỀN THÔNG</w:t>
        </w:r>
      </w:ins>
    </w:p>
    <w:p w14:paraId="1DF3A4D0" w14:textId="255E1F46" w:rsidR="008A4644" w:rsidRPr="008A4644" w:rsidRDefault="008A4644" w:rsidP="008A4644">
      <w:pPr>
        <w:tabs>
          <w:tab w:val="center" w:pos="4568"/>
          <w:tab w:val="left" w:pos="6120"/>
        </w:tabs>
        <w:jc w:val="center"/>
        <w:rPr>
          <w:rFonts w:ascii="Times New Roman" w:hAnsi="Times New Roman" w:cs="Times New Roman"/>
          <w:b/>
          <w:sz w:val="32"/>
          <w:szCs w:val="32"/>
          <w:rPrChange w:id="65" w:author="tung" w:date="2026-01-02T13:23:00Z">
            <w:rPr>
              <w:rFonts w:ascii="Times New Roman" w:hAnsi="Times New Roman" w:cs="Times New Roman"/>
              <w:b/>
              <w:sz w:val="36"/>
              <w:szCs w:val="26"/>
            </w:rPr>
          </w:rPrChange>
        </w:rPr>
        <w:pPrChange w:id="66" w:author="tung" w:date="2026-01-02T13:23:00Z">
          <w:pPr>
            <w:spacing w:before="60" w:after="60"/>
            <w:jc w:val="center"/>
          </w:pPr>
        </w:pPrChange>
      </w:pPr>
      <w:ins w:id="67" w:author="tung" w:date="2026-01-02T13:23:00Z">
        <w:r>
          <w:rPr>
            <w:rFonts w:ascii="Times New Roman" w:hAnsi="Times New Roman" w:cs="Times New Roman"/>
            <w:b/>
            <w:sz w:val="28"/>
            <w:szCs w:val="32"/>
            <w:lang w:val="en-US"/>
          </w:rPr>
          <w:t>BỘ MÔN AN TOÀN THÔNG TIN</w:t>
        </w:r>
      </w:ins>
    </w:p>
    <w:p w14:paraId="7451D6F2" w14:textId="77777777" w:rsidR="00A1168A" w:rsidRPr="00A5343C" w:rsidRDefault="00A1168A" w:rsidP="00A1168A">
      <w:pPr>
        <w:jc w:val="center"/>
        <w:rPr>
          <w:rFonts w:ascii="Times New Roman" w:hAnsi="Times New Roman" w:cs="Times New Roman"/>
          <w:sz w:val="28"/>
        </w:rPr>
      </w:pPr>
    </w:p>
    <w:p w14:paraId="02AFF48F" w14:textId="77777777" w:rsidR="00A1168A" w:rsidRPr="00A5343C" w:rsidDel="00240B5D" w:rsidRDefault="00A1168A" w:rsidP="00A1168A">
      <w:pPr>
        <w:jc w:val="center"/>
        <w:rPr>
          <w:del w:id="68" w:author="tung" w:date="2026-01-02T13:37:00Z"/>
          <w:rFonts w:ascii="Times New Roman" w:hAnsi="Times New Roman" w:cs="Times New Roman"/>
          <w:sz w:val="28"/>
        </w:rPr>
      </w:pPr>
    </w:p>
    <w:p w14:paraId="3345C221" w14:textId="77777777" w:rsidR="00A1168A" w:rsidRPr="00A5343C" w:rsidRDefault="00A1168A" w:rsidP="00240B5D">
      <w:pPr>
        <w:rPr>
          <w:rFonts w:ascii="Times New Roman" w:hAnsi="Times New Roman" w:cs="Times New Roman"/>
          <w:sz w:val="28"/>
        </w:rPr>
        <w:pPrChange w:id="69" w:author="tung" w:date="2026-01-02T13:37:00Z">
          <w:pPr>
            <w:jc w:val="center"/>
          </w:pPr>
        </w:pPrChange>
      </w:pPr>
    </w:p>
    <w:p w14:paraId="16353DF7" w14:textId="636F8C49" w:rsidR="00A1168A" w:rsidRDefault="00A1168A" w:rsidP="00B33DC2">
      <w:pPr>
        <w:jc w:val="center"/>
        <w:rPr>
          <w:ins w:id="70" w:author="tung" w:date="2026-01-02T13:29:00Z"/>
          <w:rFonts w:ascii="Times New Roman" w:hAnsi="Times New Roman" w:cs="Times New Roman"/>
          <w:b/>
          <w:sz w:val="28"/>
          <w:szCs w:val="28"/>
          <w:lang w:val="en-US"/>
        </w:rPr>
      </w:pPr>
      <w:del w:id="71" w:author="tung" w:date="2026-01-02T13:29:00Z">
        <w:r w:rsidRPr="00A5343C" w:rsidDel="008A4644">
          <w:rPr>
            <w:rFonts w:ascii="Times New Roman" w:hAnsi="Times New Roman" w:cs="Times New Roman"/>
            <w:b/>
            <w:sz w:val="28"/>
            <w:szCs w:val="28"/>
          </w:rPr>
          <w:delText>&lt;TÊN SINH VIÊN&gt;</w:delText>
        </w:r>
      </w:del>
      <w:ins w:id="72" w:author="tung" w:date="2026-01-02T13:29:00Z">
        <w:r w:rsidR="008A4644">
          <w:rPr>
            <w:rFonts w:ascii="Times New Roman" w:hAnsi="Times New Roman" w:cs="Times New Roman"/>
            <w:b/>
            <w:sz w:val="28"/>
            <w:szCs w:val="28"/>
            <w:lang w:val="en-US"/>
          </w:rPr>
          <w:t>NGUYỄN VIẾT TÙNG</w:t>
        </w:r>
      </w:ins>
      <w:r w:rsidRPr="00A5343C">
        <w:rPr>
          <w:rFonts w:ascii="Times New Roman" w:hAnsi="Times New Roman" w:cs="Times New Roman"/>
          <w:b/>
          <w:sz w:val="28"/>
          <w:szCs w:val="28"/>
        </w:rPr>
        <w:t xml:space="preserve"> – </w:t>
      </w:r>
      <w:del w:id="73" w:author="tung" w:date="2026-01-02T13:29:00Z">
        <w:r w:rsidRPr="00A5343C" w:rsidDel="008A4644">
          <w:rPr>
            <w:rFonts w:ascii="Times New Roman" w:hAnsi="Times New Roman" w:cs="Times New Roman"/>
            <w:b/>
            <w:sz w:val="28"/>
            <w:szCs w:val="28"/>
          </w:rPr>
          <w:delText>&lt;MÃ SINH VIÊN&gt;</w:delText>
        </w:r>
      </w:del>
      <w:ins w:id="74" w:author="tung" w:date="2026-01-02T13:29:00Z">
        <w:r w:rsidR="008A4644">
          <w:rPr>
            <w:rFonts w:ascii="Times New Roman" w:hAnsi="Times New Roman" w:cs="Times New Roman"/>
            <w:b/>
            <w:sz w:val="28"/>
            <w:szCs w:val="28"/>
            <w:lang w:val="en-US"/>
          </w:rPr>
          <w:t>23521746</w:t>
        </w:r>
      </w:ins>
    </w:p>
    <w:p w14:paraId="4965A649" w14:textId="22CDAF6F" w:rsidR="008A4644" w:rsidRPr="008A4644" w:rsidRDefault="008A4644" w:rsidP="008A4644">
      <w:pPr>
        <w:jc w:val="center"/>
        <w:rPr>
          <w:rFonts w:ascii="Times New Roman" w:hAnsi="Times New Roman" w:cs="Times New Roman"/>
          <w:b/>
          <w:sz w:val="28"/>
          <w:szCs w:val="28"/>
          <w:lang w:val="en-US"/>
          <w:rPrChange w:id="75" w:author="tung" w:date="2026-01-02T13:29:00Z">
            <w:rPr>
              <w:rFonts w:ascii="Times New Roman" w:hAnsi="Times New Roman" w:cs="Times New Roman"/>
              <w:b/>
              <w:sz w:val="28"/>
              <w:szCs w:val="28"/>
            </w:rPr>
          </w:rPrChange>
        </w:rPr>
        <w:pPrChange w:id="76" w:author="tung" w:date="2026-01-02T13:29:00Z">
          <w:pPr>
            <w:jc w:val="center"/>
          </w:pPr>
        </w:pPrChange>
      </w:pPr>
      <w:ins w:id="77" w:author="tung" w:date="2026-01-02T13:29:00Z">
        <w:r>
          <w:rPr>
            <w:rFonts w:ascii="Times New Roman" w:hAnsi="Times New Roman" w:cs="Times New Roman"/>
            <w:b/>
            <w:sz w:val="28"/>
            <w:szCs w:val="28"/>
            <w:lang w:val="en-US"/>
          </w:rPr>
          <w:t xml:space="preserve">NGUYỄN </w:t>
        </w:r>
        <w:r>
          <w:rPr>
            <w:rFonts w:ascii="Times New Roman" w:hAnsi="Times New Roman" w:cs="Times New Roman"/>
            <w:b/>
            <w:sz w:val="28"/>
            <w:szCs w:val="28"/>
            <w:lang w:val="en-US"/>
          </w:rPr>
          <w:t xml:space="preserve">LỘC TỶ </w:t>
        </w:r>
        <w:r w:rsidRPr="00A5343C">
          <w:rPr>
            <w:rFonts w:ascii="Times New Roman" w:hAnsi="Times New Roman" w:cs="Times New Roman"/>
            <w:b/>
            <w:sz w:val="28"/>
            <w:szCs w:val="28"/>
          </w:rPr>
          <w:t xml:space="preserve">– </w:t>
        </w:r>
        <w:r>
          <w:rPr>
            <w:rFonts w:ascii="Times New Roman" w:hAnsi="Times New Roman" w:cs="Times New Roman"/>
            <w:b/>
            <w:sz w:val="28"/>
            <w:szCs w:val="28"/>
            <w:lang w:val="en-US"/>
          </w:rPr>
          <w:t>235217</w:t>
        </w:r>
      </w:ins>
      <w:ins w:id="78" w:author="tung" w:date="2026-01-02T13:30:00Z">
        <w:r>
          <w:rPr>
            <w:rFonts w:ascii="Times New Roman" w:hAnsi="Times New Roman" w:cs="Times New Roman"/>
            <w:b/>
            <w:sz w:val="28"/>
            <w:szCs w:val="28"/>
            <w:lang w:val="en-US"/>
          </w:rPr>
          <w:t>57</w:t>
        </w:r>
      </w:ins>
    </w:p>
    <w:p w14:paraId="1396EC46" w14:textId="77777777" w:rsidR="00A1168A" w:rsidRPr="00A5343C" w:rsidRDefault="00A1168A" w:rsidP="00A1168A">
      <w:pPr>
        <w:jc w:val="center"/>
        <w:rPr>
          <w:rFonts w:ascii="Times New Roman" w:hAnsi="Times New Roman" w:cs="Times New Roman"/>
          <w:sz w:val="28"/>
        </w:rPr>
      </w:pPr>
    </w:p>
    <w:p w14:paraId="1FF2EE1B" w14:textId="77777777" w:rsidR="00A1168A" w:rsidRPr="00A5343C" w:rsidDel="00240B5D" w:rsidRDefault="00A1168A" w:rsidP="00A1168A">
      <w:pPr>
        <w:jc w:val="center"/>
        <w:rPr>
          <w:del w:id="79" w:author="tung" w:date="2026-01-02T13:37:00Z"/>
          <w:rFonts w:ascii="Times New Roman" w:hAnsi="Times New Roman" w:cs="Times New Roman"/>
          <w:sz w:val="28"/>
        </w:rPr>
      </w:pPr>
    </w:p>
    <w:p w14:paraId="45A54FE2" w14:textId="77777777" w:rsidR="00A1168A" w:rsidRPr="00A5343C" w:rsidRDefault="00A1168A" w:rsidP="00240B5D">
      <w:pPr>
        <w:rPr>
          <w:rFonts w:ascii="Times New Roman" w:hAnsi="Times New Roman" w:cs="Times New Roman"/>
          <w:sz w:val="28"/>
        </w:rPr>
        <w:pPrChange w:id="80" w:author="tung" w:date="2026-01-02T13:37:00Z">
          <w:pPr>
            <w:jc w:val="center"/>
          </w:pPr>
        </w:pPrChange>
      </w:pPr>
    </w:p>
    <w:p w14:paraId="71F67547" w14:textId="129A5018" w:rsidR="00A1168A" w:rsidRPr="008A4644" w:rsidRDefault="00A1168A" w:rsidP="00A1168A">
      <w:pPr>
        <w:jc w:val="center"/>
        <w:rPr>
          <w:rFonts w:ascii="Times New Roman" w:hAnsi="Times New Roman" w:cs="Times New Roman"/>
          <w:b/>
          <w:sz w:val="32"/>
          <w:lang w:val="en-US"/>
          <w:rPrChange w:id="81" w:author="tung" w:date="2026-01-02T13:26:00Z">
            <w:rPr>
              <w:rFonts w:ascii="Times New Roman" w:hAnsi="Times New Roman" w:cs="Times New Roman"/>
              <w:b/>
              <w:sz w:val="32"/>
            </w:rPr>
          </w:rPrChange>
        </w:rPr>
      </w:pPr>
      <w:del w:id="82" w:author="tung" w:date="2026-01-02T13:26:00Z">
        <w:r w:rsidRPr="00A5343C" w:rsidDel="008A4644">
          <w:rPr>
            <w:rFonts w:ascii="Times New Roman" w:hAnsi="Times New Roman" w:cs="Times New Roman"/>
            <w:b/>
            <w:sz w:val="32"/>
          </w:rPr>
          <w:delText>KHÓA LUẬN TỐT NGHIỆP</w:delText>
        </w:r>
      </w:del>
      <w:ins w:id="83" w:author="tung" w:date="2026-01-02T13:26:00Z">
        <w:r w:rsidR="008A4644">
          <w:rPr>
            <w:rFonts w:ascii="Times New Roman" w:hAnsi="Times New Roman" w:cs="Times New Roman"/>
            <w:b/>
            <w:sz w:val="32"/>
            <w:lang w:val="en-US"/>
          </w:rPr>
          <w:t>BÁO CÁO ĐỒ ÁN</w:t>
        </w:r>
      </w:ins>
    </w:p>
    <w:p w14:paraId="765CE0FE" w14:textId="694CC194" w:rsidR="00240B5D" w:rsidRPr="00240B5D" w:rsidRDefault="00240B5D" w:rsidP="00240B5D">
      <w:pPr>
        <w:jc w:val="center"/>
        <w:rPr>
          <w:ins w:id="84" w:author="tung" w:date="2026-01-02T13:33:00Z"/>
          <w:rFonts w:ascii="Times New Roman" w:hAnsi="Times New Roman" w:cs="Times New Roman"/>
          <w:b/>
          <w:sz w:val="36"/>
          <w:szCs w:val="36"/>
          <w:lang w:val="en-US"/>
        </w:rPr>
      </w:pPr>
      <w:ins w:id="85" w:author="tung" w:date="2026-01-02T13:33:00Z">
        <w:r w:rsidRPr="00240B5D">
          <w:rPr>
            <w:rFonts w:ascii="Times New Roman" w:hAnsi="Times New Roman" w:cs="Times New Roman"/>
            <w:b/>
            <w:bCs/>
            <w:sz w:val="36"/>
            <w:szCs w:val="36"/>
            <w:lang w:val="en-US"/>
          </w:rPr>
          <w:t>Triển khai Federation &amp; SSO an toàn trên môi trường Multi</w:t>
        </w:r>
        <w:r w:rsidRPr="00240B5D">
          <w:rPr>
            <w:rFonts w:ascii="Times New Roman" w:hAnsi="Times New Roman" w:cs="Times New Roman"/>
            <w:b/>
            <w:bCs/>
            <w:sz w:val="36"/>
            <w:szCs w:val="36"/>
            <w:lang w:val="en-US"/>
          </w:rPr>
          <w:noBreakHyphen/>
          <w:t>Cloud</w:t>
        </w:r>
      </w:ins>
    </w:p>
    <w:p w14:paraId="16FE1F61" w14:textId="6FCF14C6" w:rsidR="00A1168A" w:rsidRPr="00A05023" w:rsidDel="00240B5D" w:rsidRDefault="00A1168A" w:rsidP="00B33DC2">
      <w:pPr>
        <w:jc w:val="center"/>
        <w:rPr>
          <w:del w:id="86" w:author="tung" w:date="2026-01-02T13:33:00Z"/>
          <w:rFonts w:ascii="Times New Roman" w:hAnsi="Times New Roman" w:cs="Times New Roman"/>
          <w:b/>
          <w:sz w:val="36"/>
          <w:szCs w:val="36"/>
        </w:rPr>
      </w:pPr>
      <w:del w:id="87" w:author="tung" w:date="2026-01-02T13:33:00Z">
        <w:r w:rsidRPr="00A5343C" w:rsidDel="00240B5D">
          <w:rPr>
            <w:rFonts w:ascii="Times New Roman" w:hAnsi="Times New Roman" w:cs="Times New Roman"/>
            <w:b/>
            <w:sz w:val="36"/>
            <w:szCs w:val="36"/>
          </w:rPr>
          <w:delText>&lt;TÊN KHÓA LUẬN&gt;</w:delText>
        </w:r>
      </w:del>
    </w:p>
    <w:p w14:paraId="2E068602" w14:textId="4F37E04F" w:rsidR="00F8256B" w:rsidRPr="008F7660" w:rsidRDefault="00F8256B" w:rsidP="00F8256B">
      <w:pPr>
        <w:jc w:val="center"/>
        <w:rPr>
          <w:rFonts w:ascii="Times New Roman" w:hAnsi="Times New Roman" w:cs="Times New Roman"/>
          <w:b/>
          <w:color w:val="000000" w:themeColor="text1"/>
          <w:sz w:val="32"/>
          <w:szCs w:val="32"/>
          <w:lang w:val="en-US"/>
        </w:rPr>
      </w:pPr>
      <w:del w:id="88" w:author="tung" w:date="2026-01-02T13:36:00Z">
        <w:r w:rsidRPr="008F7660" w:rsidDel="00240B5D">
          <w:rPr>
            <w:rFonts w:ascii="Times New Roman" w:hAnsi="Times New Roman" w:cs="Times New Roman"/>
            <w:b/>
            <w:color w:val="FF0000"/>
            <w:sz w:val="32"/>
            <w:szCs w:val="32"/>
          </w:rPr>
          <w:delText xml:space="preserve">&lt;Tên </w:delText>
        </w:r>
      </w:del>
      <w:del w:id="89" w:author="tung" w:date="2026-01-02T13:33:00Z">
        <w:r w:rsidRPr="008F7660" w:rsidDel="00240B5D">
          <w:rPr>
            <w:rFonts w:ascii="Times New Roman" w:hAnsi="Times New Roman" w:cs="Times New Roman"/>
            <w:b/>
            <w:color w:val="FF0000"/>
            <w:sz w:val="32"/>
            <w:szCs w:val="32"/>
          </w:rPr>
          <w:delText>khóa luận</w:delText>
        </w:r>
      </w:del>
      <w:del w:id="90" w:author="tung" w:date="2026-01-02T13:36:00Z">
        <w:r w:rsidRPr="008F7660" w:rsidDel="00240B5D">
          <w:rPr>
            <w:rFonts w:ascii="Times New Roman" w:hAnsi="Times New Roman" w:cs="Times New Roman"/>
            <w:b/>
            <w:color w:val="FF0000"/>
            <w:sz w:val="32"/>
            <w:szCs w:val="32"/>
          </w:rPr>
          <w:delText xml:space="preserve"> Tiếng Anh&gt;</w:delText>
        </w:r>
      </w:del>
      <w:ins w:id="91" w:author="tung" w:date="2026-01-02T13:36:00Z">
        <w:r w:rsidR="00240B5D" w:rsidRPr="00240B5D">
          <w:rPr>
            <w:rFonts w:ascii="Times New Roman" w:hAnsi="Times New Roman" w:cs="Times New Roman"/>
            <w:b/>
            <w:color w:val="FF0000"/>
            <w:sz w:val="32"/>
            <w:szCs w:val="32"/>
          </w:rPr>
          <w:t>Secure Implementation of Federation &amp; SSO in a Multi-Cloud Environment</w:t>
        </w:r>
      </w:ins>
    </w:p>
    <w:p w14:paraId="4B4FD64A" w14:textId="77777777" w:rsidR="00F8256B" w:rsidRPr="00F8256B" w:rsidRDefault="00F8256B" w:rsidP="00B33DC2">
      <w:pPr>
        <w:jc w:val="center"/>
        <w:rPr>
          <w:rFonts w:ascii="Times New Roman" w:hAnsi="Times New Roman" w:cs="Times New Roman"/>
          <w:b/>
          <w:sz w:val="36"/>
          <w:szCs w:val="36"/>
          <w:lang w:val="en-US"/>
        </w:rPr>
      </w:pPr>
    </w:p>
    <w:p w14:paraId="50DCAD5F" w14:textId="77777777" w:rsidR="00A1168A" w:rsidRPr="00F8256B" w:rsidRDefault="00A1168A" w:rsidP="00A1168A">
      <w:pPr>
        <w:rPr>
          <w:rFonts w:ascii="Times New Roman" w:hAnsi="Times New Roman" w:cs="Times New Roman"/>
          <w:sz w:val="28"/>
          <w:lang w:val="en-US"/>
        </w:rPr>
      </w:pPr>
    </w:p>
    <w:p w14:paraId="39ABB0C9" w14:textId="77777777" w:rsidR="008A4644" w:rsidRDefault="008A4644" w:rsidP="00A1168A">
      <w:pPr>
        <w:rPr>
          <w:ins w:id="92" w:author="tung" w:date="2026-01-02T13:29:00Z"/>
          <w:rFonts w:ascii="Times New Roman" w:hAnsi="Times New Roman" w:cs="Times New Roman"/>
          <w:b/>
          <w:sz w:val="28"/>
        </w:rPr>
      </w:pPr>
    </w:p>
    <w:p w14:paraId="3CF40335" w14:textId="6FE4DAD3" w:rsidR="00A1168A" w:rsidRPr="00A5343C" w:rsidDel="008A4644" w:rsidRDefault="00A1168A" w:rsidP="00A1168A">
      <w:pPr>
        <w:jc w:val="center"/>
        <w:rPr>
          <w:del w:id="93" w:author="tung" w:date="2026-01-02T13:29:00Z"/>
          <w:rFonts w:ascii="Times New Roman" w:hAnsi="Times New Roman" w:cs="Times New Roman"/>
          <w:b/>
          <w:sz w:val="28"/>
        </w:rPr>
      </w:pPr>
      <w:del w:id="94" w:author="tung" w:date="2026-01-02T13:29:00Z">
        <w:r w:rsidRPr="00A5343C" w:rsidDel="008A4644">
          <w:rPr>
            <w:rFonts w:ascii="Times New Roman" w:hAnsi="Times New Roman" w:cs="Times New Roman"/>
            <w:b/>
            <w:sz w:val="28"/>
          </w:rPr>
          <w:delText>KỸ SƯ/ CỬ NHÂNNGÀNH &lt;TÊN NGÀNH&gt;</w:delText>
        </w:r>
      </w:del>
    </w:p>
    <w:p w14:paraId="782BDF18" w14:textId="77777777" w:rsidR="00A1168A" w:rsidRPr="00A5343C" w:rsidDel="008A4644" w:rsidRDefault="00A1168A" w:rsidP="00A1168A">
      <w:pPr>
        <w:rPr>
          <w:del w:id="95" w:author="tung" w:date="2026-01-02T13:30:00Z"/>
          <w:rFonts w:ascii="Times New Roman" w:hAnsi="Times New Roman" w:cs="Times New Roman"/>
          <w:sz w:val="28"/>
        </w:rPr>
      </w:pPr>
    </w:p>
    <w:p w14:paraId="461A8990" w14:textId="77777777" w:rsidR="00A1168A" w:rsidRPr="00A5343C" w:rsidRDefault="00A1168A" w:rsidP="00A1168A">
      <w:pPr>
        <w:rPr>
          <w:rFonts w:ascii="Times New Roman" w:hAnsi="Times New Roman" w:cs="Times New Roman"/>
          <w:sz w:val="28"/>
        </w:rPr>
      </w:pPr>
    </w:p>
    <w:p w14:paraId="031C3E3F" w14:textId="77777777" w:rsidR="00A1168A" w:rsidRPr="00A5343C" w:rsidRDefault="00A1168A" w:rsidP="00A1168A">
      <w:pPr>
        <w:tabs>
          <w:tab w:val="left" w:pos="5265"/>
        </w:tabs>
        <w:jc w:val="center"/>
        <w:rPr>
          <w:rFonts w:ascii="Times New Roman" w:hAnsi="Times New Roman" w:cs="Times New Roman"/>
          <w:b/>
          <w:sz w:val="28"/>
        </w:rPr>
      </w:pPr>
      <w:r w:rsidRPr="00A5343C">
        <w:rPr>
          <w:rFonts w:ascii="Times New Roman" w:hAnsi="Times New Roman" w:cs="Times New Roman"/>
          <w:b/>
          <w:sz w:val="28"/>
        </w:rPr>
        <w:t>GIẢNG VIÊN HƯỚNG DẪN</w:t>
      </w:r>
    </w:p>
    <w:p w14:paraId="6D8C9DB2" w14:textId="2399D0F1" w:rsidR="00A1168A" w:rsidRPr="008A4644" w:rsidRDefault="00A1168A" w:rsidP="00A1168A">
      <w:pPr>
        <w:tabs>
          <w:tab w:val="left" w:pos="5265"/>
        </w:tabs>
        <w:jc w:val="center"/>
        <w:rPr>
          <w:rFonts w:ascii="Times New Roman" w:hAnsi="Times New Roman" w:cs="Times New Roman"/>
          <w:b/>
          <w:sz w:val="28"/>
          <w:lang w:val="en-US"/>
          <w:rPrChange w:id="96" w:author="tung" w:date="2026-01-02T13:29:00Z">
            <w:rPr>
              <w:rFonts w:ascii="Times New Roman" w:hAnsi="Times New Roman" w:cs="Times New Roman"/>
              <w:b/>
              <w:sz w:val="28"/>
            </w:rPr>
          </w:rPrChange>
        </w:rPr>
      </w:pPr>
      <w:del w:id="97" w:author="tung" w:date="2026-01-02T13:29:00Z">
        <w:r w:rsidRPr="00A5343C" w:rsidDel="008A4644">
          <w:rPr>
            <w:rFonts w:ascii="Times New Roman" w:hAnsi="Times New Roman" w:cs="Times New Roman"/>
            <w:b/>
            <w:sz w:val="28"/>
          </w:rPr>
          <w:delText>&lt;TÊN GIẢNG VIÊN HƯỚNG DẪN&gt;</w:delText>
        </w:r>
      </w:del>
      <w:ins w:id="98" w:author="tung" w:date="2026-01-02T13:29:00Z">
        <w:r w:rsidR="008A4644">
          <w:rPr>
            <w:rFonts w:ascii="Times New Roman" w:hAnsi="Times New Roman" w:cs="Times New Roman"/>
            <w:b/>
            <w:sz w:val="28"/>
            <w:lang w:val="en-US"/>
          </w:rPr>
          <w:t>TS. NGUYỄN NGỌC TỰ</w:t>
        </w:r>
      </w:ins>
    </w:p>
    <w:p w14:paraId="468AB951" w14:textId="77777777" w:rsidR="00A1168A" w:rsidRPr="00A5343C" w:rsidRDefault="00A1168A" w:rsidP="00A1168A">
      <w:pPr>
        <w:jc w:val="center"/>
        <w:rPr>
          <w:rFonts w:ascii="Times New Roman" w:hAnsi="Times New Roman" w:cs="Times New Roman"/>
          <w:sz w:val="28"/>
        </w:rPr>
      </w:pPr>
    </w:p>
    <w:p w14:paraId="52F42860" w14:textId="390B2F33" w:rsidR="00A1168A" w:rsidDel="008A4644" w:rsidRDefault="00A1168A" w:rsidP="008A4644">
      <w:pPr>
        <w:rPr>
          <w:del w:id="99" w:author="tung" w:date="2026-01-02T13:30:00Z"/>
          <w:rFonts w:ascii="Times New Roman" w:hAnsi="Times New Roman" w:cs="Times New Roman"/>
          <w:sz w:val="28"/>
        </w:rPr>
        <w:pPrChange w:id="100" w:author="tung" w:date="2026-01-02T13:30:00Z">
          <w:pPr>
            <w:jc w:val="center"/>
          </w:pPr>
        </w:pPrChange>
      </w:pPr>
    </w:p>
    <w:p w14:paraId="7BBDBD71" w14:textId="734B8D26" w:rsidR="002833B6" w:rsidRPr="00A5343C" w:rsidRDefault="002833B6" w:rsidP="008A4644">
      <w:pPr>
        <w:rPr>
          <w:rFonts w:ascii="Times New Roman" w:hAnsi="Times New Roman" w:cs="Times New Roman"/>
          <w:b/>
          <w:szCs w:val="26"/>
        </w:rPr>
        <w:pPrChange w:id="101" w:author="tung" w:date="2026-01-02T13:30:00Z">
          <w:pPr>
            <w:jc w:val="center"/>
          </w:pPr>
        </w:pPrChange>
      </w:pPr>
    </w:p>
    <w:p w14:paraId="39199EB3" w14:textId="783B53FA" w:rsidR="002219BF" w:rsidRPr="008A4644" w:rsidRDefault="00A1168A" w:rsidP="002219BF">
      <w:pPr>
        <w:jc w:val="center"/>
        <w:rPr>
          <w:rFonts w:ascii="Times New Roman" w:hAnsi="Times New Roman" w:cs="Times New Roman"/>
          <w:b/>
          <w:szCs w:val="26"/>
          <w:lang w:val="en-US"/>
          <w:rPrChange w:id="102" w:author="tung" w:date="2026-01-02T13:29:00Z">
            <w:rPr>
              <w:rFonts w:ascii="Times New Roman" w:hAnsi="Times New Roman" w:cs="Times New Roman"/>
              <w:b/>
              <w:szCs w:val="26"/>
            </w:rPr>
          </w:rPrChange>
        </w:rPr>
        <w:sectPr w:rsidR="002219BF" w:rsidRPr="008A4644" w:rsidSect="00A1168A">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A5343C">
        <w:rPr>
          <w:rFonts w:ascii="Times New Roman" w:hAnsi="Times New Roman" w:cs="Times New Roman"/>
          <w:b/>
          <w:szCs w:val="26"/>
        </w:rPr>
        <w:t xml:space="preserve">TP. HỒ CHÍ MINH, </w:t>
      </w:r>
      <w:del w:id="103" w:author="tung" w:date="2026-01-02T13:29:00Z">
        <w:r w:rsidRPr="00A5343C" w:rsidDel="008A4644">
          <w:rPr>
            <w:rFonts w:ascii="Times New Roman" w:hAnsi="Times New Roman" w:cs="Times New Roman"/>
            <w:b/>
            <w:szCs w:val="26"/>
          </w:rPr>
          <w:delText>&lt;NĂM</w:delText>
        </w:r>
        <w:r w:rsidR="002219BF" w:rsidRPr="00A5343C" w:rsidDel="008A4644">
          <w:rPr>
            <w:rFonts w:ascii="Times New Roman" w:hAnsi="Times New Roman" w:cs="Times New Roman"/>
            <w:b/>
            <w:szCs w:val="26"/>
          </w:rPr>
          <w:delText>&gt;</w:delText>
        </w:r>
      </w:del>
      <w:ins w:id="104" w:author="tung" w:date="2026-01-02T13:29:00Z">
        <w:r w:rsidR="008A4644">
          <w:rPr>
            <w:rFonts w:ascii="Times New Roman" w:hAnsi="Times New Roman" w:cs="Times New Roman"/>
            <w:b/>
            <w:szCs w:val="26"/>
            <w:lang w:val="en-US"/>
          </w:rPr>
          <w:t>2026</w:t>
        </w:r>
      </w:ins>
    </w:p>
    <w:p w14:paraId="26E9FC3D" w14:textId="073AF32C" w:rsidR="002219BF" w:rsidRPr="00A5343C" w:rsidDel="008A4644" w:rsidRDefault="00A75388" w:rsidP="00240B5D">
      <w:pPr>
        <w:pStyle w:val="Title"/>
        <w:spacing w:line="360" w:lineRule="auto"/>
        <w:ind w:left="-540"/>
        <w:rPr>
          <w:del w:id="105" w:author="tung" w:date="2026-01-02T13:30:00Z"/>
          <w:rFonts w:ascii="Times New Roman" w:hAnsi="Times New Roman" w:cs="Times New Roman"/>
        </w:rPr>
        <w:pPrChange w:id="106" w:author="tung" w:date="2026-01-02T13:32:00Z">
          <w:pPr>
            <w:pStyle w:val="Title"/>
          </w:pPr>
        </w:pPrChange>
      </w:pPr>
      <w:del w:id="107" w:author="tung" w:date="2026-01-02T13:30:00Z">
        <w:r w:rsidDel="008A4644">
          <w:rPr>
            <w:rFonts w:ascii="Times New Roman" w:hAnsi="Times New Roman" w:cs="Times New Roman"/>
          </w:rPr>
          <w:lastRenderedPageBreak/>
          <w:delText xml:space="preserve">THÔNG TIN </w:delText>
        </w:r>
        <w:r w:rsidR="002219BF" w:rsidRPr="00A5343C" w:rsidDel="008A4644">
          <w:rPr>
            <w:rFonts w:ascii="Times New Roman" w:hAnsi="Times New Roman" w:cs="Times New Roman"/>
          </w:rPr>
          <w:delText>HỘI Đ</w:delText>
        </w:r>
        <w:r w:rsidR="00481823" w:rsidRPr="00A5343C" w:rsidDel="008A4644">
          <w:rPr>
            <w:rFonts w:ascii="Times New Roman" w:hAnsi="Times New Roman" w:cs="Times New Roman"/>
          </w:rPr>
          <w:delText>Ồ</w:delText>
        </w:r>
        <w:r w:rsidR="002219BF" w:rsidRPr="00A5343C" w:rsidDel="008A4644">
          <w:rPr>
            <w:rFonts w:ascii="Times New Roman" w:hAnsi="Times New Roman" w:cs="Times New Roman"/>
          </w:rPr>
          <w:delText xml:space="preserve">NG </w:delText>
        </w:r>
        <w:r w:rsidDel="008A4644">
          <w:rPr>
            <w:rFonts w:ascii="Times New Roman" w:hAnsi="Times New Roman" w:cs="Times New Roman"/>
          </w:rPr>
          <w:delText>CHẤM</w:delText>
        </w:r>
        <w:r w:rsidR="002219BF" w:rsidRPr="00A5343C" w:rsidDel="008A4644">
          <w:rPr>
            <w:rFonts w:ascii="Times New Roman" w:hAnsi="Times New Roman" w:cs="Times New Roman"/>
          </w:rPr>
          <w:delText xml:space="preserve"> KHÓA LUẬN</w:delText>
        </w:r>
        <w:r w:rsidDel="008A4644">
          <w:rPr>
            <w:rFonts w:ascii="Times New Roman" w:hAnsi="Times New Roman" w:cs="Times New Roman"/>
          </w:rPr>
          <w:delText xml:space="preserve"> TỐT NGHIỆP</w:delText>
        </w:r>
      </w:del>
    </w:p>
    <w:p w14:paraId="797E8760" w14:textId="7B8F97ED" w:rsidR="002219BF" w:rsidRPr="00A5343C" w:rsidDel="008A4644" w:rsidRDefault="002219BF" w:rsidP="00240B5D">
      <w:pPr>
        <w:ind w:left="-540"/>
        <w:jc w:val="center"/>
        <w:rPr>
          <w:del w:id="108" w:author="tung" w:date="2026-01-02T13:30:00Z"/>
          <w:rFonts w:ascii="Times New Roman" w:hAnsi="Times New Roman" w:cs="Times New Roman"/>
        </w:rPr>
        <w:pPrChange w:id="109" w:author="tung" w:date="2026-01-02T13:32:00Z">
          <w:pPr/>
        </w:pPrChange>
      </w:pPr>
    </w:p>
    <w:p w14:paraId="061C5834" w14:textId="39BCA1FC" w:rsidR="00610877" w:rsidRPr="00A5343C" w:rsidDel="008A4644" w:rsidRDefault="00610877" w:rsidP="00240B5D">
      <w:pPr>
        <w:ind w:left="-540"/>
        <w:jc w:val="center"/>
        <w:rPr>
          <w:del w:id="110" w:author="tung" w:date="2026-01-02T13:30:00Z"/>
          <w:rFonts w:ascii="Times New Roman" w:hAnsi="Times New Roman" w:cs="Times New Roman"/>
          <w:szCs w:val="24"/>
        </w:rPr>
        <w:pPrChange w:id="111" w:author="tung" w:date="2026-01-02T13:32:00Z">
          <w:pPr/>
        </w:pPrChange>
      </w:pPr>
      <w:del w:id="112" w:author="tung" w:date="2026-01-02T13:30:00Z">
        <w:r w:rsidRPr="00A5343C" w:rsidDel="008A4644">
          <w:rPr>
            <w:rFonts w:ascii="Times New Roman" w:hAnsi="Times New Roman" w:cs="Times New Roman"/>
            <w:szCs w:val="24"/>
          </w:rPr>
          <w:delText>Hội đồng chấm khóa luận tốt nghiệp, thành lập theo Quyết định số …………………… ngày ………………….. của Hiệu trưởng Trường Đại học Công nghệ Thông tin.</w:delText>
        </w:r>
      </w:del>
    </w:p>
    <w:p w14:paraId="08706CC7" w14:textId="149F1931" w:rsidR="00A1168A" w:rsidDel="008A4644" w:rsidRDefault="00A1168A" w:rsidP="00240B5D">
      <w:pPr>
        <w:ind w:left="-540"/>
        <w:jc w:val="center"/>
        <w:rPr>
          <w:del w:id="113" w:author="tung" w:date="2026-01-02T13:30:00Z"/>
          <w:rFonts w:cstheme="majorHAnsi"/>
          <w:b/>
          <w:szCs w:val="26"/>
        </w:rPr>
        <w:sectPr w:rsidR="00A1168A" w:rsidDel="008A4644" w:rsidSect="002219BF">
          <w:pgSz w:w="11906" w:h="16838"/>
          <w:pgMar w:top="1800" w:right="1133" w:bottom="851" w:left="1440" w:header="708" w:footer="708" w:gutter="0"/>
          <w:cols w:space="708"/>
          <w:docGrid w:linePitch="360"/>
        </w:sectPr>
        <w:pPrChange w:id="114" w:author="tung" w:date="2026-01-02T13:32:00Z">
          <w:pPr>
            <w:ind w:left="720"/>
            <w:jc w:val="center"/>
          </w:pPr>
        </w:pPrChange>
      </w:pPr>
    </w:p>
    <w:p w14:paraId="6FED0A80" w14:textId="27EB49FF" w:rsidR="00240B5D" w:rsidRPr="00240B5D" w:rsidRDefault="00A75388" w:rsidP="00240B5D">
      <w:pPr>
        <w:pStyle w:val="Title"/>
        <w:spacing w:line="360" w:lineRule="auto"/>
        <w:ind w:left="-540"/>
        <w:rPr>
          <w:ins w:id="115" w:author="tung" w:date="2026-01-02T13:31:00Z"/>
          <w:rFonts w:ascii="Times New Roman" w:hAnsi="Times New Roman" w:cs="Times New Roman"/>
          <w:rPrChange w:id="116" w:author="tung" w:date="2026-01-02T13:32:00Z">
            <w:rPr>
              <w:ins w:id="117" w:author="tung" w:date="2026-01-02T13:31:00Z"/>
              <w:rFonts w:ascii="Times New Roman" w:hAnsi="Times New Roman" w:cs="Times New Roman"/>
            </w:rPr>
          </w:rPrChange>
        </w:rPr>
        <w:pPrChange w:id="118" w:author="tung" w:date="2026-01-02T13:32:00Z">
          <w:pPr>
            <w:pStyle w:val="Title"/>
          </w:pPr>
        </w:pPrChange>
      </w:pPr>
      <w:r>
        <w:rPr>
          <w:rFonts w:ascii="Times New Roman" w:hAnsi="Times New Roman" w:cs="Times New Roman"/>
        </w:rPr>
        <w:t>LỜI CẢM ƠN</w:t>
      </w:r>
    </w:p>
    <w:p w14:paraId="5C09D65F" w14:textId="776B3208" w:rsidR="00261B8F" w:rsidRPr="00240B5D" w:rsidRDefault="00240B5D" w:rsidP="00240B5D">
      <w:pPr>
        <w:pStyle w:val="Title"/>
        <w:spacing w:line="360" w:lineRule="auto"/>
        <w:ind w:left="-540"/>
        <w:jc w:val="left"/>
        <w:rPr>
          <w:rFonts w:ascii="Times New Roman" w:hAnsi="Times New Roman" w:cs="Times New Roman"/>
          <w:b w:val="0"/>
          <w:sz w:val="26"/>
          <w:szCs w:val="26"/>
          <w:rPrChange w:id="119" w:author="tung" w:date="2026-01-02T13:32:00Z">
            <w:rPr>
              <w:rFonts w:ascii="Times New Roman" w:hAnsi="Times New Roman" w:cs="Times New Roman"/>
            </w:rPr>
          </w:rPrChange>
        </w:rPr>
        <w:pPrChange w:id="120" w:author="tung" w:date="2026-01-02T13:32:00Z">
          <w:pPr>
            <w:pStyle w:val="Title"/>
          </w:pPr>
        </w:pPrChange>
      </w:pPr>
      <w:ins w:id="121" w:author="tung" w:date="2026-01-02T13:31:00Z">
        <w:r>
          <w:rPr>
            <w:rFonts w:ascii="Times New Roman" w:hAnsi="Times New Roman" w:cs="Times New Roman"/>
            <w:b w:val="0"/>
            <w:sz w:val="26"/>
            <w:szCs w:val="26"/>
            <w:rPrChange w:id="122" w:author="tung" w:date="2026-01-02T13:32:00Z">
              <w:rPr>
                <w:rFonts w:ascii="Times New Roman" w:hAnsi="Times New Roman" w:cs="Times New Roman"/>
                <w:b w:val="0"/>
                <w:sz w:val="26"/>
                <w:szCs w:val="26"/>
              </w:rPr>
            </w:rPrChange>
          </w:rPr>
          <w:t xml:space="preserve">Các thành viên trong nhóm </w:t>
        </w:r>
      </w:ins>
      <w:ins w:id="123" w:author="tung" w:date="2026-01-02T13:37:00Z">
        <w:r>
          <w:rPr>
            <w:rFonts w:ascii="Times New Roman" w:hAnsi="Times New Roman" w:cs="Times New Roman"/>
            <w:b w:val="0"/>
            <w:sz w:val="26"/>
            <w:szCs w:val="26"/>
            <w:lang w:val="en-US"/>
          </w:rPr>
          <w:t>14</w:t>
        </w:r>
      </w:ins>
      <w:ins w:id="124" w:author="tung" w:date="2026-01-02T13:31:00Z">
        <w:r w:rsidRPr="00240B5D">
          <w:rPr>
            <w:rFonts w:ascii="Times New Roman" w:hAnsi="Times New Roman" w:cs="Times New Roman"/>
            <w:b w:val="0"/>
            <w:sz w:val="26"/>
            <w:szCs w:val="26"/>
            <w:rPrChange w:id="125" w:author="tung" w:date="2026-01-02T13:32:00Z">
              <w:rPr/>
            </w:rPrChange>
          </w:rPr>
          <w:t xml:space="preserve"> muốn gửi lời cảm ơn chân thành sâu sắc tới giảng viên hướng dẫn TS. Nguyễn Ngọc Tự đã tận tình hỗ trợ nhóm để hoàn thành đồ án này. Qua đồ án này, nhóm đã tích lũy được nhiều kiến thức bổ ích về chuyên môn cũng như rèn luyện kĩ năng làm việc nhóm. Mặc dù các thành viên trong nhóm đã cố gắng hoàn thành đồ án một cách hoàn thiện nhất nhưng do thiếu sót về kinh nghiệm cũng như một số hạn chế khác nên đồ án này cũng không thể tránh khỏi các sai sót. Nhóm rất mong nhận được sự cảm thông, chia sẻ và góp ý từ thầ</w:t>
        </w:r>
        <w:r>
          <w:rPr>
            <w:rFonts w:ascii="Times New Roman" w:hAnsi="Times New Roman" w:cs="Times New Roman"/>
            <w:b w:val="0"/>
            <w:sz w:val="26"/>
            <w:szCs w:val="26"/>
            <w:rPrChange w:id="126" w:author="tung" w:date="2026-01-02T13:32:00Z">
              <w:rPr>
                <w:rFonts w:ascii="Times New Roman" w:hAnsi="Times New Roman" w:cs="Times New Roman"/>
                <w:b w:val="0"/>
                <w:sz w:val="26"/>
                <w:szCs w:val="26"/>
              </w:rPr>
            </w:rPrChange>
          </w:rPr>
          <w:t>y. Nhóm 1</w:t>
        </w:r>
      </w:ins>
      <w:ins w:id="127" w:author="tung" w:date="2026-01-02T13:37:00Z">
        <w:r>
          <w:rPr>
            <w:rFonts w:ascii="Times New Roman" w:hAnsi="Times New Roman" w:cs="Times New Roman"/>
            <w:b w:val="0"/>
            <w:sz w:val="26"/>
            <w:szCs w:val="26"/>
            <w:lang w:val="en-US"/>
          </w:rPr>
          <w:t>4</w:t>
        </w:r>
      </w:ins>
      <w:ins w:id="128" w:author="tung" w:date="2026-01-02T13:31:00Z">
        <w:r w:rsidRPr="00240B5D">
          <w:rPr>
            <w:rFonts w:ascii="Times New Roman" w:hAnsi="Times New Roman" w:cs="Times New Roman"/>
            <w:b w:val="0"/>
            <w:sz w:val="26"/>
            <w:szCs w:val="26"/>
            <w:rPrChange w:id="129" w:author="tung" w:date="2026-01-02T13:32:00Z">
              <w:rPr/>
            </w:rPrChange>
          </w:rPr>
          <w:t xml:space="preserve"> xin chân thành cảm ơn!</w:t>
        </w:r>
      </w:ins>
      <w:r w:rsidR="00A75388" w:rsidRPr="00240B5D">
        <w:rPr>
          <w:rFonts w:ascii="Times New Roman" w:hAnsi="Times New Roman" w:cs="Times New Roman"/>
          <w:b w:val="0"/>
          <w:sz w:val="26"/>
          <w:szCs w:val="26"/>
          <w:rPrChange w:id="130" w:author="tung" w:date="2026-01-02T13:32:00Z">
            <w:rPr>
              <w:rFonts w:ascii="Times New Roman" w:hAnsi="Times New Roman" w:cs="Times New Roman"/>
            </w:rPr>
          </w:rPrChange>
        </w:rPr>
        <w:br w:type="page"/>
      </w:r>
    </w:p>
    <w:p w14:paraId="0071F0AE" w14:textId="77777777" w:rsidR="001F7810" w:rsidRPr="00A5343C" w:rsidRDefault="001F7810" w:rsidP="005D7BC1">
      <w:pPr>
        <w:pStyle w:val="Title"/>
        <w:rPr>
          <w:rFonts w:ascii="Times New Roman" w:hAnsi="Times New Roman" w:cs="Times New Roman"/>
        </w:rPr>
      </w:pPr>
      <w:r w:rsidRPr="00A5343C">
        <w:rPr>
          <w:rFonts w:ascii="Times New Roman" w:hAnsi="Times New Roman" w:cs="Times New Roman"/>
        </w:rPr>
        <w:lastRenderedPageBreak/>
        <w:t>MỤC LỤC</w:t>
      </w:r>
    </w:p>
    <w:p w14:paraId="2E2AE17C" w14:textId="77777777" w:rsidR="00FB6EE8" w:rsidRPr="00A5343C" w:rsidRDefault="001C4790">
      <w:pPr>
        <w:pStyle w:val="TOC1"/>
        <w:tabs>
          <w:tab w:val="left" w:pos="1540"/>
          <w:tab w:val="right" w:leader="dot" w:pos="8777"/>
        </w:tabs>
        <w:rPr>
          <w:rFonts w:ascii="Times New Roman" w:eastAsiaTheme="minorEastAsia" w:hAnsi="Times New Roman" w:cs="Times New Roman"/>
          <w:noProof/>
          <w:sz w:val="22"/>
          <w:lang w:eastAsia="vi-VN"/>
        </w:rPr>
      </w:pPr>
      <w:r w:rsidRPr="00A5343C">
        <w:rPr>
          <w:rFonts w:ascii="Times New Roman" w:hAnsi="Times New Roman" w:cs="Times New Roman"/>
          <w:b/>
          <w:sz w:val="28"/>
          <w:szCs w:val="26"/>
        </w:rPr>
        <w:fldChar w:fldCharType="begin"/>
      </w:r>
      <w:r w:rsidR="00FB6EE8" w:rsidRPr="00A5343C">
        <w:rPr>
          <w:rFonts w:ascii="Times New Roman" w:hAnsi="Times New Roman" w:cs="Times New Roman"/>
          <w:b/>
          <w:sz w:val="28"/>
          <w:szCs w:val="26"/>
        </w:rPr>
        <w:instrText xml:space="preserve"> TOC \o "1-4" \h \z \u </w:instrText>
      </w:r>
      <w:r w:rsidRPr="00A5343C">
        <w:rPr>
          <w:rFonts w:ascii="Times New Roman" w:hAnsi="Times New Roman" w:cs="Times New Roman"/>
          <w:b/>
          <w:sz w:val="28"/>
          <w:szCs w:val="26"/>
        </w:rPr>
        <w:fldChar w:fldCharType="separate"/>
      </w:r>
      <w:hyperlink w:anchor="_Toc367742496" w:history="1">
        <w:r w:rsidR="00FB6EE8" w:rsidRPr="00A5343C">
          <w:rPr>
            <w:rStyle w:val="Hyperlink"/>
            <w:rFonts w:ascii="Times New Roman" w:hAnsi="Times New Roman" w:cs="Times New Roman"/>
            <w:noProof/>
          </w:rPr>
          <w:t>Chương 1.</w:t>
        </w:r>
        <w:r w:rsidR="00FB6EE8" w:rsidRPr="00A5343C">
          <w:rPr>
            <w:rFonts w:ascii="Times New Roman" w:eastAsiaTheme="minorEastAsia" w:hAnsi="Times New Roman" w:cs="Times New Roman"/>
            <w:noProof/>
            <w:sz w:val="22"/>
            <w:lang w:eastAsia="vi-VN"/>
          </w:rPr>
          <w:tab/>
        </w:r>
        <w:r w:rsidR="00FB6EE8" w:rsidRPr="00A5343C">
          <w:rPr>
            <w:rStyle w:val="Hyperlink"/>
            <w:rFonts w:ascii="Times New Roman" w:hAnsi="Times New Roman" w:cs="Times New Roman"/>
            <w:noProof/>
          </w:rPr>
          <w:t>TÊN CHƯ</w:t>
        </w:r>
        <w:bookmarkStart w:id="131" w:name="_GoBack"/>
        <w:bookmarkEnd w:id="131"/>
        <w:r w:rsidR="00FB6EE8" w:rsidRPr="00A5343C">
          <w:rPr>
            <w:rStyle w:val="Hyperlink"/>
            <w:rFonts w:ascii="Times New Roman" w:hAnsi="Times New Roman" w:cs="Times New Roman"/>
            <w:noProof/>
          </w:rPr>
          <w:t>ƠNG 1</w:t>
        </w:r>
        <w:r w:rsidR="00FB6EE8" w:rsidRPr="00A5343C">
          <w:rPr>
            <w:rFonts w:ascii="Times New Roman" w:hAnsi="Times New Roman" w:cs="Times New Roman"/>
            <w:noProof/>
            <w:webHidden/>
          </w:rPr>
          <w:tab/>
        </w:r>
        <w:r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_Toc367742496 \h </w:instrText>
        </w:r>
        <w:r w:rsidRPr="00A5343C">
          <w:rPr>
            <w:rFonts w:ascii="Times New Roman" w:hAnsi="Times New Roman" w:cs="Times New Roman"/>
            <w:noProof/>
            <w:webHidden/>
          </w:rPr>
        </w:r>
        <w:r w:rsidRPr="00A5343C">
          <w:rPr>
            <w:rFonts w:ascii="Times New Roman" w:hAnsi="Times New Roman" w:cs="Times New Roman"/>
            <w:noProof/>
            <w:webHidden/>
          </w:rPr>
          <w:fldChar w:fldCharType="separate"/>
        </w:r>
        <w:r w:rsidR="00C747D5">
          <w:rPr>
            <w:rFonts w:ascii="Times New Roman" w:hAnsi="Times New Roman" w:cs="Times New Roman"/>
            <w:noProof/>
            <w:webHidden/>
          </w:rPr>
          <w:t>3</w:t>
        </w:r>
        <w:r w:rsidRPr="00A5343C">
          <w:rPr>
            <w:rFonts w:ascii="Times New Roman" w:hAnsi="Times New Roman" w:cs="Times New Roman"/>
            <w:noProof/>
            <w:webHidden/>
          </w:rPr>
          <w:fldChar w:fldCharType="end"/>
        </w:r>
      </w:hyperlink>
    </w:p>
    <w:p w14:paraId="3E191436" w14:textId="77777777" w:rsidR="00FB6EE8" w:rsidRPr="00A5343C" w:rsidRDefault="00273AA8">
      <w:pPr>
        <w:pStyle w:val="TOC2"/>
        <w:tabs>
          <w:tab w:val="left" w:pos="880"/>
          <w:tab w:val="right" w:leader="dot" w:pos="8777"/>
        </w:tabs>
        <w:rPr>
          <w:rFonts w:ascii="Times New Roman" w:hAnsi="Times New Roman" w:cs="Times New Roman"/>
          <w:noProof/>
        </w:rPr>
      </w:pPr>
      <w:hyperlink w:anchor="_Toc367742497" w:history="1">
        <w:r w:rsidR="00FB6EE8" w:rsidRPr="00A5343C">
          <w:rPr>
            <w:rStyle w:val="Hyperlink"/>
            <w:rFonts w:ascii="Times New Roman" w:eastAsia="Times New Roman" w:hAnsi="Times New Roman" w:cs="Times New Roman"/>
            <w:noProof/>
            <w:lang w:val="en-US"/>
          </w:rPr>
          <w:t>1.1.</w:t>
        </w:r>
        <w:r w:rsidR="00FB6EE8" w:rsidRPr="00A5343C">
          <w:rPr>
            <w:rFonts w:ascii="Times New Roman" w:hAnsi="Times New Roman" w:cs="Times New Roman"/>
            <w:noProof/>
          </w:rPr>
          <w:tab/>
        </w:r>
        <w:r w:rsidR="00FB6EE8" w:rsidRPr="00A5343C">
          <w:rPr>
            <w:rStyle w:val="Hyperlink"/>
            <w:rFonts w:ascii="Times New Roman" w:eastAsia="Times New Roman" w:hAnsi="Times New Roman" w:cs="Times New Roman"/>
            <w:noProof/>
            <w:lang w:val="en-US"/>
          </w:rPr>
          <w:t>Chủ đề cấp độ 2</w:t>
        </w:r>
        <w:r w:rsidR="00FB6EE8" w:rsidRPr="00A5343C">
          <w:rPr>
            <w:rFonts w:ascii="Times New Roman" w:hAnsi="Times New Roman" w:cs="Times New Roman"/>
            <w:noProof/>
            <w:webHidden/>
          </w:rPr>
          <w:tab/>
        </w:r>
        <w:r w:rsidR="001C4790"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_Toc367742497 \h </w:instrText>
        </w:r>
        <w:r w:rsidR="001C4790" w:rsidRPr="00A5343C">
          <w:rPr>
            <w:rFonts w:ascii="Times New Roman" w:hAnsi="Times New Roman" w:cs="Times New Roman"/>
            <w:noProof/>
            <w:webHidden/>
          </w:rPr>
        </w:r>
        <w:r w:rsidR="001C4790" w:rsidRPr="00A5343C">
          <w:rPr>
            <w:rFonts w:ascii="Times New Roman" w:hAnsi="Times New Roman" w:cs="Times New Roman"/>
            <w:noProof/>
            <w:webHidden/>
          </w:rPr>
          <w:fldChar w:fldCharType="separate"/>
        </w:r>
        <w:r w:rsidR="00C747D5">
          <w:rPr>
            <w:rFonts w:ascii="Times New Roman" w:hAnsi="Times New Roman" w:cs="Times New Roman"/>
            <w:noProof/>
            <w:webHidden/>
          </w:rPr>
          <w:t>3</w:t>
        </w:r>
        <w:r w:rsidR="001C4790" w:rsidRPr="00A5343C">
          <w:rPr>
            <w:rFonts w:ascii="Times New Roman" w:hAnsi="Times New Roman" w:cs="Times New Roman"/>
            <w:noProof/>
            <w:webHidden/>
          </w:rPr>
          <w:fldChar w:fldCharType="end"/>
        </w:r>
      </w:hyperlink>
    </w:p>
    <w:p w14:paraId="63292981" w14:textId="77777777" w:rsidR="00FB6EE8" w:rsidRPr="00A5343C" w:rsidRDefault="00273AA8">
      <w:pPr>
        <w:pStyle w:val="TOC3"/>
        <w:tabs>
          <w:tab w:val="left" w:pos="1320"/>
          <w:tab w:val="right" w:leader="dot" w:pos="8777"/>
        </w:tabs>
        <w:rPr>
          <w:rFonts w:ascii="Times New Roman" w:hAnsi="Times New Roman" w:cs="Times New Roman"/>
          <w:noProof/>
        </w:rPr>
      </w:pPr>
      <w:hyperlink w:anchor="_Toc367742498" w:history="1">
        <w:r w:rsidR="00FB6EE8" w:rsidRPr="00A5343C">
          <w:rPr>
            <w:rStyle w:val="Hyperlink"/>
            <w:rFonts w:ascii="Times New Roman" w:eastAsia="Times New Roman" w:hAnsi="Times New Roman" w:cs="Times New Roman"/>
            <w:noProof/>
            <w:lang w:val="en-US"/>
          </w:rPr>
          <w:t>1.1.1.</w:t>
        </w:r>
        <w:r w:rsidR="00FB6EE8" w:rsidRPr="00A5343C">
          <w:rPr>
            <w:rFonts w:ascii="Times New Roman" w:hAnsi="Times New Roman" w:cs="Times New Roman"/>
            <w:noProof/>
          </w:rPr>
          <w:tab/>
        </w:r>
        <w:r w:rsidR="00FB6EE8" w:rsidRPr="00A5343C">
          <w:rPr>
            <w:rStyle w:val="Hyperlink"/>
            <w:rFonts w:ascii="Times New Roman" w:eastAsia="Times New Roman" w:hAnsi="Times New Roman" w:cs="Times New Roman"/>
            <w:noProof/>
            <w:lang w:val="en-US"/>
          </w:rPr>
          <w:t>Chủ đề cấp độ 3</w:t>
        </w:r>
        <w:r w:rsidR="00FB6EE8" w:rsidRPr="00A5343C">
          <w:rPr>
            <w:rFonts w:ascii="Times New Roman" w:hAnsi="Times New Roman" w:cs="Times New Roman"/>
            <w:noProof/>
            <w:webHidden/>
          </w:rPr>
          <w:tab/>
        </w:r>
        <w:r w:rsidR="001C4790"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_Toc367742498 \h </w:instrText>
        </w:r>
        <w:r w:rsidR="001C4790" w:rsidRPr="00A5343C">
          <w:rPr>
            <w:rFonts w:ascii="Times New Roman" w:hAnsi="Times New Roman" w:cs="Times New Roman"/>
            <w:noProof/>
            <w:webHidden/>
          </w:rPr>
        </w:r>
        <w:r w:rsidR="001C4790" w:rsidRPr="00A5343C">
          <w:rPr>
            <w:rFonts w:ascii="Times New Roman" w:hAnsi="Times New Roman" w:cs="Times New Roman"/>
            <w:noProof/>
            <w:webHidden/>
          </w:rPr>
          <w:fldChar w:fldCharType="separate"/>
        </w:r>
        <w:r w:rsidR="00C747D5">
          <w:rPr>
            <w:rFonts w:ascii="Times New Roman" w:hAnsi="Times New Roman" w:cs="Times New Roman"/>
            <w:noProof/>
            <w:webHidden/>
          </w:rPr>
          <w:t>3</w:t>
        </w:r>
        <w:r w:rsidR="001C4790" w:rsidRPr="00A5343C">
          <w:rPr>
            <w:rFonts w:ascii="Times New Roman" w:hAnsi="Times New Roman" w:cs="Times New Roman"/>
            <w:noProof/>
            <w:webHidden/>
          </w:rPr>
          <w:fldChar w:fldCharType="end"/>
        </w:r>
      </w:hyperlink>
    </w:p>
    <w:p w14:paraId="3D2A1FC4" w14:textId="77777777" w:rsidR="00FB6EE8" w:rsidRPr="00A5343C" w:rsidRDefault="00273AA8">
      <w:pPr>
        <w:pStyle w:val="TOC3"/>
        <w:tabs>
          <w:tab w:val="left" w:pos="1320"/>
          <w:tab w:val="right" w:leader="dot" w:pos="8777"/>
        </w:tabs>
        <w:rPr>
          <w:rFonts w:ascii="Times New Roman" w:hAnsi="Times New Roman" w:cs="Times New Roman"/>
          <w:noProof/>
        </w:rPr>
      </w:pPr>
      <w:hyperlink w:anchor="_Toc367742499" w:history="1">
        <w:r w:rsidR="00FB6EE8" w:rsidRPr="00A5343C">
          <w:rPr>
            <w:rStyle w:val="Hyperlink"/>
            <w:rFonts w:ascii="Times New Roman" w:eastAsia="Times New Roman" w:hAnsi="Times New Roman" w:cs="Times New Roman"/>
            <w:noProof/>
          </w:rPr>
          <w:t>1.1.2.</w:t>
        </w:r>
        <w:r w:rsidR="00FB6EE8" w:rsidRPr="00A5343C">
          <w:rPr>
            <w:rFonts w:ascii="Times New Roman" w:hAnsi="Times New Roman" w:cs="Times New Roman"/>
            <w:noProof/>
          </w:rPr>
          <w:tab/>
        </w:r>
        <w:r w:rsidR="00FB6EE8" w:rsidRPr="00A5343C">
          <w:rPr>
            <w:rStyle w:val="Hyperlink"/>
            <w:rFonts w:ascii="Times New Roman" w:eastAsia="Times New Roman" w:hAnsi="Times New Roman" w:cs="Times New Roman"/>
            <w:noProof/>
            <w:lang w:val="en-US"/>
          </w:rPr>
          <w:t>Chủ đề cấp độ 3</w:t>
        </w:r>
        <w:r w:rsidR="00FB6EE8" w:rsidRPr="00A5343C">
          <w:rPr>
            <w:rFonts w:ascii="Times New Roman" w:hAnsi="Times New Roman" w:cs="Times New Roman"/>
            <w:noProof/>
            <w:webHidden/>
          </w:rPr>
          <w:tab/>
        </w:r>
        <w:r w:rsidR="001C4790"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_Toc367742499 \h </w:instrText>
        </w:r>
        <w:r w:rsidR="001C4790" w:rsidRPr="00A5343C">
          <w:rPr>
            <w:rFonts w:ascii="Times New Roman" w:hAnsi="Times New Roman" w:cs="Times New Roman"/>
            <w:noProof/>
            <w:webHidden/>
          </w:rPr>
        </w:r>
        <w:r w:rsidR="001C4790" w:rsidRPr="00A5343C">
          <w:rPr>
            <w:rFonts w:ascii="Times New Roman" w:hAnsi="Times New Roman" w:cs="Times New Roman"/>
            <w:noProof/>
            <w:webHidden/>
          </w:rPr>
          <w:fldChar w:fldCharType="separate"/>
        </w:r>
        <w:r w:rsidR="00C747D5">
          <w:rPr>
            <w:rFonts w:ascii="Times New Roman" w:hAnsi="Times New Roman" w:cs="Times New Roman"/>
            <w:noProof/>
            <w:webHidden/>
          </w:rPr>
          <w:t>3</w:t>
        </w:r>
        <w:r w:rsidR="001C4790" w:rsidRPr="00A5343C">
          <w:rPr>
            <w:rFonts w:ascii="Times New Roman" w:hAnsi="Times New Roman" w:cs="Times New Roman"/>
            <w:noProof/>
            <w:webHidden/>
          </w:rPr>
          <w:fldChar w:fldCharType="end"/>
        </w:r>
      </w:hyperlink>
    </w:p>
    <w:p w14:paraId="14117D3E" w14:textId="77777777" w:rsidR="00FB6EE8" w:rsidRPr="00A5343C" w:rsidRDefault="00273AA8">
      <w:pPr>
        <w:pStyle w:val="TOC4"/>
        <w:tabs>
          <w:tab w:val="left" w:pos="1760"/>
          <w:tab w:val="right" w:leader="dot" w:pos="8777"/>
        </w:tabs>
        <w:rPr>
          <w:rFonts w:ascii="Times New Roman" w:hAnsi="Times New Roman" w:cs="Times New Roman"/>
          <w:noProof/>
        </w:rPr>
      </w:pPr>
      <w:hyperlink w:anchor="_Toc367742500" w:history="1">
        <w:r w:rsidR="00FB6EE8" w:rsidRPr="00A5343C">
          <w:rPr>
            <w:rStyle w:val="Hyperlink"/>
            <w:rFonts w:ascii="Times New Roman" w:hAnsi="Times New Roman" w:cs="Times New Roman"/>
            <w:noProof/>
            <w:lang w:val="en-US"/>
          </w:rPr>
          <w:t>1.1.2.1.</w:t>
        </w:r>
        <w:r w:rsidR="00FB6EE8" w:rsidRPr="00A5343C">
          <w:rPr>
            <w:rFonts w:ascii="Times New Roman" w:hAnsi="Times New Roman" w:cs="Times New Roman"/>
            <w:noProof/>
          </w:rPr>
          <w:tab/>
        </w:r>
        <w:r w:rsidR="00FB6EE8" w:rsidRPr="00A5343C">
          <w:rPr>
            <w:rStyle w:val="Hyperlink"/>
            <w:rFonts w:ascii="Times New Roman" w:hAnsi="Times New Roman" w:cs="Times New Roman"/>
            <w:noProof/>
            <w:lang w:val="en-US"/>
          </w:rPr>
          <w:t>Chủ đề cấp độ 4</w:t>
        </w:r>
        <w:r w:rsidR="00FB6EE8" w:rsidRPr="00A5343C">
          <w:rPr>
            <w:rFonts w:ascii="Times New Roman" w:hAnsi="Times New Roman" w:cs="Times New Roman"/>
            <w:noProof/>
            <w:webHidden/>
          </w:rPr>
          <w:tab/>
        </w:r>
        <w:r w:rsidR="001C4790"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_Toc367742500 \h </w:instrText>
        </w:r>
        <w:r w:rsidR="001C4790" w:rsidRPr="00A5343C">
          <w:rPr>
            <w:rFonts w:ascii="Times New Roman" w:hAnsi="Times New Roman" w:cs="Times New Roman"/>
            <w:noProof/>
            <w:webHidden/>
          </w:rPr>
        </w:r>
        <w:r w:rsidR="001C4790" w:rsidRPr="00A5343C">
          <w:rPr>
            <w:rFonts w:ascii="Times New Roman" w:hAnsi="Times New Roman" w:cs="Times New Roman"/>
            <w:noProof/>
            <w:webHidden/>
          </w:rPr>
          <w:fldChar w:fldCharType="separate"/>
        </w:r>
        <w:r w:rsidR="00C747D5">
          <w:rPr>
            <w:rFonts w:ascii="Times New Roman" w:hAnsi="Times New Roman" w:cs="Times New Roman"/>
            <w:noProof/>
            <w:webHidden/>
          </w:rPr>
          <w:t>3</w:t>
        </w:r>
        <w:r w:rsidR="001C4790" w:rsidRPr="00A5343C">
          <w:rPr>
            <w:rFonts w:ascii="Times New Roman" w:hAnsi="Times New Roman" w:cs="Times New Roman"/>
            <w:noProof/>
            <w:webHidden/>
          </w:rPr>
          <w:fldChar w:fldCharType="end"/>
        </w:r>
      </w:hyperlink>
    </w:p>
    <w:p w14:paraId="7DFE8198" w14:textId="77777777" w:rsidR="00FB6EE8" w:rsidRPr="00A5343C" w:rsidRDefault="00273AA8">
      <w:pPr>
        <w:pStyle w:val="TOC1"/>
        <w:tabs>
          <w:tab w:val="left" w:pos="1540"/>
          <w:tab w:val="right" w:leader="dot" w:pos="8777"/>
        </w:tabs>
        <w:rPr>
          <w:rFonts w:ascii="Times New Roman" w:eastAsiaTheme="minorEastAsia" w:hAnsi="Times New Roman" w:cs="Times New Roman"/>
          <w:noProof/>
          <w:sz w:val="22"/>
          <w:lang w:eastAsia="vi-VN"/>
        </w:rPr>
      </w:pPr>
      <w:hyperlink w:anchor="_Toc367742501" w:history="1">
        <w:r w:rsidR="00FB6EE8" w:rsidRPr="00A5343C">
          <w:rPr>
            <w:rStyle w:val="Hyperlink"/>
            <w:rFonts w:ascii="Times New Roman" w:hAnsi="Times New Roman" w:cs="Times New Roman"/>
            <w:noProof/>
          </w:rPr>
          <w:t>Chương 2.</w:t>
        </w:r>
        <w:r w:rsidR="00FB6EE8" w:rsidRPr="00A5343C">
          <w:rPr>
            <w:rFonts w:ascii="Times New Roman" w:eastAsiaTheme="minorEastAsia" w:hAnsi="Times New Roman" w:cs="Times New Roman"/>
            <w:noProof/>
            <w:sz w:val="22"/>
            <w:lang w:eastAsia="vi-VN"/>
          </w:rPr>
          <w:tab/>
        </w:r>
        <w:r w:rsidR="00FB6EE8" w:rsidRPr="00A5343C">
          <w:rPr>
            <w:rStyle w:val="Hyperlink"/>
            <w:rFonts w:ascii="Times New Roman" w:hAnsi="Times New Roman" w:cs="Times New Roman"/>
            <w:noProof/>
          </w:rPr>
          <w:t>TÊN CHƯƠNG 2</w:t>
        </w:r>
        <w:r w:rsidR="00FB6EE8" w:rsidRPr="00A5343C">
          <w:rPr>
            <w:rFonts w:ascii="Times New Roman" w:hAnsi="Times New Roman" w:cs="Times New Roman"/>
            <w:noProof/>
            <w:webHidden/>
          </w:rPr>
          <w:tab/>
        </w:r>
        <w:r w:rsidR="001C4790"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_Toc367742501 \h </w:instrText>
        </w:r>
        <w:r w:rsidR="001C4790" w:rsidRPr="00A5343C">
          <w:rPr>
            <w:rFonts w:ascii="Times New Roman" w:hAnsi="Times New Roman" w:cs="Times New Roman"/>
            <w:noProof/>
            <w:webHidden/>
          </w:rPr>
        </w:r>
        <w:r w:rsidR="001C4790" w:rsidRPr="00A5343C">
          <w:rPr>
            <w:rFonts w:ascii="Times New Roman" w:hAnsi="Times New Roman" w:cs="Times New Roman"/>
            <w:noProof/>
            <w:webHidden/>
          </w:rPr>
          <w:fldChar w:fldCharType="separate"/>
        </w:r>
        <w:r w:rsidR="00C747D5">
          <w:rPr>
            <w:rFonts w:ascii="Times New Roman" w:hAnsi="Times New Roman" w:cs="Times New Roman"/>
            <w:noProof/>
            <w:webHidden/>
          </w:rPr>
          <w:t>4</w:t>
        </w:r>
        <w:r w:rsidR="001C4790" w:rsidRPr="00A5343C">
          <w:rPr>
            <w:rFonts w:ascii="Times New Roman" w:hAnsi="Times New Roman" w:cs="Times New Roman"/>
            <w:noProof/>
            <w:webHidden/>
          </w:rPr>
          <w:fldChar w:fldCharType="end"/>
        </w:r>
      </w:hyperlink>
    </w:p>
    <w:p w14:paraId="27BEAEC3" w14:textId="77777777" w:rsidR="00FB6EE8" w:rsidRPr="00A5343C" w:rsidRDefault="00273AA8">
      <w:pPr>
        <w:pStyle w:val="TOC2"/>
        <w:tabs>
          <w:tab w:val="left" w:pos="880"/>
          <w:tab w:val="right" w:leader="dot" w:pos="8777"/>
        </w:tabs>
        <w:rPr>
          <w:rFonts w:ascii="Times New Roman" w:hAnsi="Times New Roman" w:cs="Times New Roman"/>
          <w:noProof/>
        </w:rPr>
      </w:pPr>
      <w:hyperlink w:anchor="_Toc367742502" w:history="1">
        <w:r w:rsidR="00FB6EE8" w:rsidRPr="00A5343C">
          <w:rPr>
            <w:rStyle w:val="Hyperlink"/>
            <w:rFonts w:ascii="Times New Roman" w:eastAsia="Times New Roman" w:hAnsi="Times New Roman" w:cs="Times New Roman"/>
            <w:noProof/>
            <w:lang w:val="en-US"/>
          </w:rPr>
          <w:t>2.1.</w:t>
        </w:r>
        <w:r w:rsidR="00FB6EE8" w:rsidRPr="00A5343C">
          <w:rPr>
            <w:rFonts w:ascii="Times New Roman" w:hAnsi="Times New Roman" w:cs="Times New Roman"/>
            <w:noProof/>
          </w:rPr>
          <w:tab/>
        </w:r>
        <w:r w:rsidR="00FB6EE8" w:rsidRPr="00A5343C">
          <w:rPr>
            <w:rStyle w:val="Hyperlink"/>
            <w:rFonts w:ascii="Times New Roman" w:eastAsia="Times New Roman" w:hAnsi="Times New Roman" w:cs="Times New Roman"/>
            <w:noProof/>
            <w:lang w:val="en-US"/>
          </w:rPr>
          <w:t>Chủ đề cấp độ 2</w:t>
        </w:r>
        <w:r w:rsidR="00FB6EE8" w:rsidRPr="00A5343C">
          <w:rPr>
            <w:rFonts w:ascii="Times New Roman" w:hAnsi="Times New Roman" w:cs="Times New Roman"/>
            <w:noProof/>
            <w:webHidden/>
          </w:rPr>
          <w:tab/>
        </w:r>
        <w:r w:rsidR="001C4790"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_Toc367742502 \h </w:instrText>
        </w:r>
        <w:r w:rsidR="001C4790" w:rsidRPr="00A5343C">
          <w:rPr>
            <w:rFonts w:ascii="Times New Roman" w:hAnsi="Times New Roman" w:cs="Times New Roman"/>
            <w:noProof/>
            <w:webHidden/>
          </w:rPr>
        </w:r>
        <w:r w:rsidR="001C4790" w:rsidRPr="00A5343C">
          <w:rPr>
            <w:rFonts w:ascii="Times New Roman" w:hAnsi="Times New Roman" w:cs="Times New Roman"/>
            <w:noProof/>
            <w:webHidden/>
          </w:rPr>
          <w:fldChar w:fldCharType="separate"/>
        </w:r>
        <w:r w:rsidR="00C747D5">
          <w:rPr>
            <w:rFonts w:ascii="Times New Roman" w:hAnsi="Times New Roman" w:cs="Times New Roman"/>
            <w:noProof/>
            <w:webHidden/>
          </w:rPr>
          <w:t>4</w:t>
        </w:r>
        <w:r w:rsidR="001C4790" w:rsidRPr="00A5343C">
          <w:rPr>
            <w:rFonts w:ascii="Times New Roman" w:hAnsi="Times New Roman" w:cs="Times New Roman"/>
            <w:noProof/>
            <w:webHidden/>
          </w:rPr>
          <w:fldChar w:fldCharType="end"/>
        </w:r>
      </w:hyperlink>
    </w:p>
    <w:p w14:paraId="59434322" w14:textId="77777777" w:rsidR="00FB6EE8" w:rsidRPr="00A5343C" w:rsidRDefault="00273AA8">
      <w:pPr>
        <w:pStyle w:val="TOC3"/>
        <w:tabs>
          <w:tab w:val="left" w:pos="1320"/>
          <w:tab w:val="right" w:leader="dot" w:pos="8777"/>
        </w:tabs>
        <w:rPr>
          <w:rFonts w:ascii="Times New Roman" w:hAnsi="Times New Roman" w:cs="Times New Roman"/>
          <w:noProof/>
        </w:rPr>
      </w:pPr>
      <w:hyperlink w:anchor="_Toc367742503" w:history="1">
        <w:r w:rsidR="00FB6EE8" w:rsidRPr="00A5343C">
          <w:rPr>
            <w:rStyle w:val="Hyperlink"/>
            <w:rFonts w:ascii="Times New Roman" w:hAnsi="Times New Roman" w:cs="Times New Roman"/>
            <w:noProof/>
            <w:lang w:val="en-US"/>
          </w:rPr>
          <w:t>2.1.1.</w:t>
        </w:r>
        <w:r w:rsidR="00FB6EE8" w:rsidRPr="00A5343C">
          <w:rPr>
            <w:rFonts w:ascii="Times New Roman" w:hAnsi="Times New Roman" w:cs="Times New Roman"/>
            <w:noProof/>
          </w:rPr>
          <w:tab/>
        </w:r>
        <w:r w:rsidR="00FB6EE8" w:rsidRPr="00A5343C">
          <w:rPr>
            <w:rStyle w:val="Hyperlink"/>
            <w:rFonts w:ascii="Times New Roman" w:hAnsi="Times New Roman" w:cs="Times New Roman"/>
            <w:noProof/>
            <w:lang w:val="en-US"/>
          </w:rPr>
          <w:t>Chủ đề cấp độ 3</w:t>
        </w:r>
        <w:r w:rsidR="00FB6EE8" w:rsidRPr="00A5343C">
          <w:rPr>
            <w:rFonts w:ascii="Times New Roman" w:hAnsi="Times New Roman" w:cs="Times New Roman"/>
            <w:noProof/>
            <w:webHidden/>
          </w:rPr>
          <w:tab/>
        </w:r>
        <w:r w:rsidR="001C4790"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_Toc367742503 \h </w:instrText>
        </w:r>
        <w:r w:rsidR="001C4790" w:rsidRPr="00A5343C">
          <w:rPr>
            <w:rFonts w:ascii="Times New Roman" w:hAnsi="Times New Roman" w:cs="Times New Roman"/>
            <w:noProof/>
            <w:webHidden/>
          </w:rPr>
        </w:r>
        <w:r w:rsidR="001C4790" w:rsidRPr="00A5343C">
          <w:rPr>
            <w:rFonts w:ascii="Times New Roman" w:hAnsi="Times New Roman" w:cs="Times New Roman"/>
            <w:noProof/>
            <w:webHidden/>
          </w:rPr>
          <w:fldChar w:fldCharType="separate"/>
        </w:r>
        <w:r w:rsidR="00C747D5">
          <w:rPr>
            <w:rFonts w:ascii="Times New Roman" w:hAnsi="Times New Roman" w:cs="Times New Roman"/>
            <w:noProof/>
            <w:webHidden/>
          </w:rPr>
          <w:t>4</w:t>
        </w:r>
        <w:r w:rsidR="001C4790" w:rsidRPr="00A5343C">
          <w:rPr>
            <w:rFonts w:ascii="Times New Roman" w:hAnsi="Times New Roman" w:cs="Times New Roman"/>
            <w:noProof/>
            <w:webHidden/>
          </w:rPr>
          <w:fldChar w:fldCharType="end"/>
        </w:r>
      </w:hyperlink>
    </w:p>
    <w:p w14:paraId="04735675" w14:textId="77777777" w:rsidR="00FB6EE8" w:rsidRPr="00A5343C" w:rsidRDefault="00273AA8">
      <w:pPr>
        <w:pStyle w:val="TOC4"/>
        <w:tabs>
          <w:tab w:val="left" w:pos="1760"/>
          <w:tab w:val="right" w:leader="dot" w:pos="8777"/>
        </w:tabs>
        <w:rPr>
          <w:rFonts w:ascii="Times New Roman" w:hAnsi="Times New Roman" w:cs="Times New Roman"/>
          <w:noProof/>
        </w:rPr>
      </w:pPr>
      <w:hyperlink w:anchor="_Toc367742504" w:history="1">
        <w:r w:rsidR="00FB6EE8" w:rsidRPr="00A5343C">
          <w:rPr>
            <w:rStyle w:val="Hyperlink"/>
            <w:rFonts w:ascii="Times New Roman" w:hAnsi="Times New Roman" w:cs="Times New Roman"/>
            <w:noProof/>
            <w:lang w:val="en-US"/>
          </w:rPr>
          <w:t>2.1.1.1.</w:t>
        </w:r>
        <w:r w:rsidR="00FB6EE8" w:rsidRPr="00A5343C">
          <w:rPr>
            <w:rFonts w:ascii="Times New Roman" w:hAnsi="Times New Roman" w:cs="Times New Roman"/>
            <w:noProof/>
          </w:rPr>
          <w:tab/>
        </w:r>
        <w:r w:rsidR="00FB6EE8" w:rsidRPr="00A5343C">
          <w:rPr>
            <w:rStyle w:val="Hyperlink"/>
            <w:rFonts w:ascii="Times New Roman" w:hAnsi="Times New Roman" w:cs="Times New Roman"/>
            <w:noProof/>
            <w:lang w:val="en-US"/>
          </w:rPr>
          <w:t>Chủ đề cấp độ 4</w:t>
        </w:r>
        <w:r w:rsidR="00FB6EE8" w:rsidRPr="00A5343C">
          <w:rPr>
            <w:rFonts w:ascii="Times New Roman" w:hAnsi="Times New Roman" w:cs="Times New Roman"/>
            <w:noProof/>
            <w:webHidden/>
          </w:rPr>
          <w:tab/>
        </w:r>
        <w:r w:rsidR="001C4790"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_Toc367742504 \h </w:instrText>
        </w:r>
        <w:r w:rsidR="001C4790" w:rsidRPr="00A5343C">
          <w:rPr>
            <w:rFonts w:ascii="Times New Roman" w:hAnsi="Times New Roman" w:cs="Times New Roman"/>
            <w:noProof/>
            <w:webHidden/>
          </w:rPr>
        </w:r>
        <w:r w:rsidR="001C4790" w:rsidRPr="00A5343C">
          <w:rPr>
            <w:rFonts w:ascii="Times New Roman" w:hAnsi="Times New Roman" w:cs="Times New Roman"/>
            <w:noProof/>
            <w:webHidden/>
          </w:rPr>
          <w:fldChar w:fldCharType="separate"/>
        </w:r>
        <w:r w:rsidR="00C747D5">
          <w:rPr>
            <w:rFonts w:ascii="Times New Roman" w:hAnsi="Times New Roman" w:cs="Times New Roman"/>
            <w:noProof/>
            <w:webHidden/>
          </w:rPr>
          <w:t>4</w:t>
        </w:r>
        <w:r w:rsidR="001C4790" w:rsidRPr="00A5343C">
          <w:rPr>
            <w:rFonts w:ascii="Times New Roman" w:hAnsi="Times New Roman" w:cs="Times New Roman"/>
            <w:noProof/>
            <w:webHidden/>
          </w:rPr>
          <w:fldChar w:fldCharType="end"/>
        </w:r>
      </w:hyperlink>
    </w:p>
    <w:p w14:paraId="57C87795" w14:textId="77777777" w:rsidR="00FB6EE8" w:rsidRPr="00A5343C" w:rsidRDefault="00273AA8">
      <w:pPr>
        <w:pStyle w:val="TOC2"/>
        <w:tabs>
          <w:tab w:val="left" w:pos="880"/>
          <w:tab w:val="right" w:leader="dot" w:pos="8777"/>
        </w:tabs>
        <w:rPr>
          <w:rFonts w:ascii="Times New Roman" w:hAnsi="Times New Roman" w:cs="Times New Roman"/>
          <w:noProof/>
        </w:rPr>
      </w:pPr>
      <w:hyperlink w:anchor="_Toc367742505" w:history="1">
        <w:r w:rsidR="00FB6EE8" w:rsidRPr="00A5343C">
          <w:rPr>
            <w:rStyle w:val="Hyperlink"/>
            <w:rFonts w:ascii="Times New Roman" w:hAnsi="Times New Roman" w:cs="Times New Roman"/>
            <w:noProof/>
            <w:lang w:val="en-US"/>
          </w:rPr>
          <w:t>2.2.</w:t>
        </w:r>
        <w:r w:rsidR="00FB6EE8" w:rsidRPr="00A5343C">
          <w:rPr>
            <w:rFonts w:ascii="Times New Roman" w:hAnsi="Times New Roman" w:cs="Times New Roman"/>
            <w:noProof/>
          </w:rPr>
          <w:tab/>
        </w:r>
        <w:r w:rsidR="00FB6EE8" w:rsidRPr="00A5343C">
          <w:rPr>
            <w:rStyle w:val="Hyperlink"/>
            <w:rFonts w:ascii="Times New Roman" w:hAnsi="Times New Roman" w:cs="Times New Roman"/>
            <w:noProof/>
            <w:lang w:val="en-US"/>
          </w:rPr>
          <w:t>Chủ đề cấp độ 2</w:t>
        </w:r>
        <w:r w:rsidR="00FB6EE8" w:rsidRPr="00A5343C">
          <w:rPr>
            <w:rFonts w:ascii="Times New Roman" w:hAnsi="Times New Roman" w:cs="Times New Roman"/>
            <w:noProof/>
            <w:webHidden/>
          </w:rPr>
          <w:tab/>
        </w:r>
        <w:r w:rsidR="001C4790"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_Toc367742505 \h </w:instrText>
        </w:r>
        <w:r w:rsidR="001C4790" w:rsidRPr="00A5343C">
          <w:rPr>
            <w:rFonts w:ascii="Times New Roman" w:hAnsi="Times New Roman" w:cs="Times New Roman"/>
            <w:noProof/>
            <w:webHidden/>
          </w:rPr>
        </w:r>
        <w:r w:rsidR="001C4790" w:rsidRPr="00A5343C">
          <w:rPr>
            <w:rFonts w:ascii="Times New Roman" w:hAnsi="Times New Roman" w:cs="Times New Roman"/>
            <w:noProof/>
            <w:webHidden/>
          </w:rPr>
          <w:fldChar w:fldCharType="separate"/>
        </w:r>
        <w:r w:rsidR="00C747D5">
          <w:rPr>
            <w:rFonts w:ascii="Times New Roman" w:hAnsi="Times New Roman" w:cs="Times New Roman"/>
            <w:noProof/>
            <w:webHidden/>
          </w:rPr>
          <w:t>4</w:t>
        </w:r>
        <w:r w:rsidR="001C4790" w:rsidRPr="00A5343C">
          <w:rPr>
            <w:rFonts w:ascii="Times New Roman" w:hAnsi="Times New Roman" w:cs="Times New Roman"/>
            <w:noProof/>
            <w:webHidden/>
          </w:rPr>
          <w:fldChar w:fldCharType="end"/>
        </w:r>
      </w:hyperlink>
    </w:p>
    <w:p w14:paraId="40A067FF" w14:textId="77777777" w:rsidR="00FB6EE8" w:rsidRPr="00A5343C" w:rsidRDefault="00273AA8">
      <w:pPr>
        <w:pStyle w:val="TOC3"/>
        <w:tabs>
          <w:tab w:val="left" w:pos="1320"/>
          <w:tab w:val="right" w:leader="dot" w:pos="8777"/>
        </w:tabs>
        <w:rPr>
          <w:rFonts w:ascii="Times New Roman" w:hAnsi="Times New Roman" w:cs="Times New Roman"/>
          <w:noProof/>
        </w:rPr>
      </w:pPr>
      <w:hyperlink w:anchor="_Toc367742506" w:history="1">
        <w:r w:rsidR="00FB6EE8" w:rsidRPr="00A5343C">
          <w:rPr>
            <w:rStyle w:val="Hyperlink"/>
            <w:rFonts w:ascii="Times New Roman" w:hAnsi="Times New Roman" w:cs="Times New Roman"/>
            <w:noProof/>
            <w:lang w:val="en-US"/>
          </w:rPr>
          <w:t>2.2.1.</w:t>
        </w:r>
        <w:r w:rsidR="00FB6EE8" w:rsidRPr="00A5343C">
          <w:rPr>
            <w:rFonts w:ascii="Times New Roman" w:hAnsi="Times New Roman" w:cs="Times New Roman"/>
            <w:noProof/>
          </w:rPr>
          <w:tab/>
        </w:r>
        <w:r w:rsidR="00FB6EE8" w:rsidRPr="00A5343C">
          <w:rPr>
            <w:rStyle w:val="Hyperlink"/>
            <w:rFonts w:ascii="Times New Roman" w:hAnsi="Times New Roman" w:cs="Times New Roman"/>
            <w:noProof/>
            <w:lang w:val="en-US"/>
          </w:rPr>
          <w:t>Chủ đề cấp độ 3</w:t>
        </w:r>
        <w:r w:rsidR="00FB6EE8" w:rsidRPr="00A5343C">
          <w:rPr>
            <w:rFonts w:ascii="Times New Roman" w:hAnsi="Times New Roman" w:cs="Times New Roman"/>
            <w:noProof/>
            <w:webHidden/>
          </w:rPr>
          <w:tab/>
        </w:r>
        <w:r w:rsidR="001C4790"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_Toc367742506 \h </w:instrText>
        </w:r>
        <w:r w:rsidR="001C4790" w:rsidRPr="00A5343C">
          <w:rPr>
            <w:rFonts w:ascii="Times New Roman" w:hAnsi="Times New Roman" w:cs="Times New Roman"/>
            <w:noProof/>
            <w:webHidden/>
          </w:rPr>
        </w:r>
        <w:r w:rsidR="001C4790" w:rsidRPr="00A5343C">
          <w:rPr>
            <w:rFonts w:ascii="Times New Roman" w:hAnsi="Times New Roman" w:cs="Times New Roman"/>
            <w:noProof/>
            <w:webHidden/>
          </w:rPr>
          <w:fldChar w:fldCharType="separate"/>
        </w:r>
        <w:r w:rsidR="00C747D5">
          <w:rPr>
            <w:rFonts w:ascii="Times New Roman" w:hAnsi="Times New Roman" w:cs="Times New Roman"/>
            <w:noProof/>
            <w:webHidden/>
          </w:rPr>
          <w:t>4</w:t>
        </w:r>
        <w:r w:rsidR="001C4790" w:rsidRPr="00A5343C">
          <w:rPr>
            <w:rFonts w:ascii="Times New Roman" w:hAnsi="Times New Roman" w:cs="Times New Roman"/>
            <w:noProof/>
            <w:webHidden/>
          </w:rPr>
          <w:fldChar w:fldCharType="end"/>
        </w:r>
      </w:hyperlink>
    </w:p>
    <w:p w14:paraId="64C26572" w14:textId="77777777" w:rsidR="00FB6EE8" w:rsidRPr="00A5343C" w:rsidRDefault="00273AA8">
      <w:pPr>
        <w:pStyle w:val="TOC1"/>
        <w:tabs>
          <w:tab w:val="left" w:pos="1540"/>
          <w:tab w:val="right" w:leader="dot" w:pos="8777"/>
        </w:tabs>
        <w:rPr>
          <w:rFonts w:ascii="Times New Roman" w:eastAsiaTheme="minorEastAsia" w:hAnsi="Times New Roman" w:cs="Times New Roman"/>
          <w:noProof/>
          <w:sz w:val="22"/>
          <w:lang w:eastAsia="vi-VN"/>
        </w:rPr>
      </w:pPr>
      <w:hyperlink w:anchor="_Toc367742507" w:history="1">
        <w:r w:rsidR="00FB6EE8" w:rsidRPr="00A5343C">
          <w:rPr>
            <w:rStyle w:val="Hyperlink"/>
            <w:rFonts w:ascii="Times New Roman" w:hAnsi="Times New Roman" w:cs="Times New Roman"/>
            <w:noProof/>
          </w:rPr>
          <w:t>Chương 3.</w:t>
        </w:r>
        <w:r w:rsidR="00FB6EE8" w:rsidRPr="00A5343C">
          <w:rPr>
            <w:rFonts w:ascii="Times New Roman" w:eastAsiaTheme="minorEastAsia" w:hAnsi="Times New Roman" w:cs="Times New Roman"/>
            <w:noProof/>
            <w:sz w:val="22"/>
            <w:lang w:eastAsia="vi-VN"/>
          </w:rPr>
          <w:tab/>
        </w:r>
        <w:r w:rsidR="00FB6EE8" w:rsidRPr="00A5343C">
          <w:rPr>
            <w:rStyle w:val="Hyperlink"/>
            <w:rFonts w:ascii="Times New Roman" w:hAnsi="Times New Roman" w:cs="Times New Roman"/>
            <w:noProof/>
          </w:rPr>
          <w:t>TÊN CHƯƠNG 3</w:t>
        </w:r>
        <w:r w:rsidR="00FB6EE8" w:rsidRPr="00A5343C">
          <w:rPr>
            <w:rFonts w:ascii="Times New Roman" w:hAnsi="Times New Roman" w:cs="Times New Roman"/>
            <w:noProof/>
            <w:webHidden/>
          </w:rPr>
          <w:tab/>
        </w:r>
        <w:r w:rsidR="001C4790"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_Toc367742507 \h </w:instrText>
        </w:r>
        <w:r w:rsidR="001C4790" w:rsidRPr="00A5343C">
          <w:rPr>
            <w:rFonts w:ascii="Times New Roman" w:hAnsi="Times New Roman" w:cs="Times New Roman"/>
            <w:noProof/>
            <w:webHidden/>
          </w:rPr>
        </w:r>
        <w:r w:rsidR="001C4790" w:rsidRPr="00A5343C">
          <w:rPr>
            <w:rFonts w:ascii="Times New Roman" w:hAnsi="Times New Roman" w:cs="Times New Roman"/>
            <w:noProof/>
            <w:webHidden/>
          </w:rPr>
          <w:fldChar w:fldCharType="separate"/>
        </w:r>
        <w:r w:rsidR="00C747D5">
          <w:rPr>
            <w:rFonts w:ascii="Times New Roman" w:hAnsi="Times New Roman" w:cs="Times New Roman"/>
            <w:noProof/>
            <w:webHidden/>
          </w:rPr>
          <w:t>5</w:t>
        </w:r>
        <w:r w:rsidR="001C4790" w:rsidRPr="00A5343C">
          <w:rPr>
            <w:rFonts w:ascii="Times New Roman" w:hAnsi="Times New Roman" w:cs="Times New Roman"/>
            <w:noProof/>
            <w:webHidden/>
          </w:rPr>
          <w:fldChar w:fldCharType="end"/>
        </w:r>
      </w:hyperlink>
    </w:p>
    <w:p w14:paraId="10BAAF04" w14:textId="77777777" w:rsidR="00FB6EE8" w:rsidRPr="00A5343C" w:rsidRDefault="00273AA8">
      <w:pPr>
        <w:pStyle w:val="TOC2"/>
        <w:tabs>
          <w:tab w:val="left" w:pos="880"/>
          <w:tab w:val="right" w:leader="dot" w:pos="8777"/>
        </w:tabs>
        <w:rPr>
          <w:rFonts w:ascii="Times New Roman" w:hAnsi="Times New Roman" w:cs="Times New Roman"/>
          <w:noProof/>
        </w:rPr>
      </w:pPr>
      <w:hyperlink w:anchor="_Toc367742508" w:history="1">
        <w:r w:rsidR="00FB6EE8" w:rsidRPr="00A5343C">
          <w:rPr>
            <w:rStyle w:val="Hyperlink"/>
            <w:rFonts w:ascii="Times New Roman" w:hAnsi="Times New Roman" w:cs="Times New Roman"/>
            <w:noProof/>
            <w:lang w:val="en-US"/>
          </w:rPr>
          <w:t>3.1.</w:t>
        </w:r>
        <w:r w:rsidR="00FB6EE8" w:rsidRPr="00A5343C">
          <w:rPr>
            <w:rFonts w:ascii="Times New Roman" w:hAnsi="Times New Roman" w:cs="Times New Roman"/>
            <w:noProof/>
          </w:rPr>
          <w:tab/>
        </w:r>
        <w:r w:rsidR="00FB6EE8" w:rsidRPr="00A5343C">
          <w:rPr>
            <w:rStyle w:val="Hyperlink"/>
            <w:rFonts w:ascii="Times New Roman" w:hAnsi="Times New Roman" w:cs="Times New Roman"/>
            <w:noProof/>
            <w:lang w:val="en-US"/>
          </w:rPr>
          <w:t>Chủ đề cấp độ 2</w:t>
        </w:r>
        <w:r w:rsidR="00FB6EE8" w:rsidRPr="00A5343C">
          <w:rPr>
            <w:rFonts w:ascii="Times New Roman" w:hAnsi="Times New Roman" w:cs="Times New Roman"/>
            <w:noProof/>
            <w:webHidden/>
          </w:rPr>
          <w:tab/>
        </w:r>
        <w:r w:rsidR="001C4790"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_Toc367742508 \h </w:instrText>
        </w:r>
        <w:r w:rsidR="001C4790" w:rsidRPr="00A5343C">
          <w:rPr>
            <w:rFonts w:ascii="Times New Roman" w:hAnsi="Times New Roman" w:cs="Times New Roman"/>
            <w:noProof/>
            <w:webHidden/>
          </w:rPr>
        </w:r>
        <w:r w:rsidR="001C4790" w:rsidRPr="00A5343C">
          <w:rPr>
            <w:rFonts w:ascii="Times New Roman" w:hAnsi="Times New Roman" w:cs="Times New Roman"/>
            <w:noProof/>
            <w:webHidden/>
          </w:rPr>
          <w:fldChar w:fldCharType="separate"/>
        </w:r>
        <w:r w:rsidR="00C747D5">
          <w:rPr>
            <w:rFonts w:ascii="Times New Roman" w:hAnsi="Times New Roman" w:cs="Times New Roman"/>
            <w:noProof/>
            <w:webHidden/>
          </w:rPr>
          <w:t>5</w:t>
        </w:r>
        <w:r w:rsidR="001C4790" w:rsidRPr="00A5343C">
          <w:rPr>
            <w:rFonts w:ascii="Times New Roman" w:hAnsi="Times New Roman" w:cs="Times New Roman"/>
            <w:noProof/>
            <w:webHidden/>
          </w:rPr>
          <w:fldChar w:fldCharType="end"/>
        </w:r>
      </w:hyperlink>
    </w:p>
    <w:p w14:paraId="64D8F5CE" w14:textId="77777777" w:rsidR="00FB6EE8" w:rsidRPr="00A5343C" w:rsidRDefault="00273AA8">
      <w:pPr>
        <w:pStyle w:val="TOC3"/>
        <w:tabs>
          <w:tab w:val="left" w:pos="1320"/>
          <w:tab w:val="right" w:leader="dot" w:pos="8777"/>
        </w:tabs>
        <w:rPr>
          <w:rFonts w:ascii="Times New Roman" w:hAnsi="Times New Roman" w:cs="Times New Roman"/>
          <w:noProof/>
        </w:rPr>
      </w:pPr>
      <w:hyperlink w:anchor="_Toc367742509" w:history="1">
        <w:r w:rsidR="00FB6EE8" w:rsidRPr="00A5343C">
          <w:rPr>
            <w:rStyle w:val="Hyperlink"/>
            <w:rFonts w:ascii="Times New Roman" w:hAnsi="Times New Roman" w:cs="Times New Roman"/>
            <w:noProof/>
            <w:lang w:val="en-US"/>
          </w:rPr>
          <w:t>3.1.1.</w:t>
        </w:r>
        <w:r w:rsidR="00FB6EE8" w:rsidRPr="00A5343C">
          <w:rPr>
            <w:rFonts w:ascii="Times New Roman" w:hAnsi="Times New Roman" w:cs="Times New Roman"/>
            <w:noProof/>
          </w:rPr>
          <w:tab/>
        </w:r>
        <w:r w:rsidR="00FB6EE8" w:rsidRPr="00A5343C">
          <w:rPr>
            <w:rStyle w:val="Hyperlink"/>
            <w:rFonts w:ascii="Times New Roman" w:hAnsi="Times New Roman" w:cs="Times New Roman"/>
            <w:noProof/>
            <w:lang w:val="en-US"/>
          </w:rPr>
          <w:t>Chủ đề cấp độ 3</w:t>
        </w:r>
        <w:r w:rsidR="00FB6EE8" w:rsidRPr="00A5343C">
          <w:rPr>
            <w:rFonts w:ascii="Times New Roman" w:hAnsi="Times New Roman" w:cs="Times New Roman"/>
            <w:noProof/>
            <w:webHidden/>
          </w:rPr>
          <w:tab/>
        </w:r>
        <w:r w:rsidR="001C4790"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_Toc367742509 \h </w:instrText>
        </w:r>
        <w:r w:rsidR="001C4790" w:rsidRPr="00A5343C">
          <w:rPr>
            <w:rFonts w:ascii="Times New Roman" w:hAnsi="Times New Roman" w:cs="Times New Roman"/>
            <w:noProof/>
            <w:webHidden/>
          </w:rPr>
        </w:r>
        <w:r w:rsidR="001C4790" w:rsidRPr="00A5343C">
          <w:rPr>
            <w:rFonts w:ascii="Times New Roman" w:hAnsi="Times New Roman" w:cs="Times New Roman"/>
            <w:noProof/>
            <w:webHidden/>
          </w:rPr>
          <w:fldChar w:fldCharType="separate"/>
        </w:r>
        <w:r w:rsidR="00C747D5">
          <w:rPr>
            <w:rFonts w:ascii="Times New Roman" w:hAnsi="Times New Roman" w:cs="Times New Roman"/>
            <w:noProof/>
            <w:webHidden/>
          </w:rPr>
          <w:t>5</w:t>
        </w:r>
        <w:r w:rsidR="001C4790" w:rsidRPr="00A5343C">
          <w:rPr>
            <w:rFonts w:ascii="Times New Roman" w:hAnsi="Times New Roman" w:cs="Times New Roman"/>
            <w:noProof/>
            <w:webHidden/>
          </w:rPr>
          <w:fldChar w:fldCharType="end"/>
        </w:r>
      </w:hyperlink>
    </w:p>
    <w:p w14:paraId="725AD95E" w14:textId="77777777" w:rsidR="00FB6EE8" w:rsidRPr="00A5343C" w:rsidRDefault="00273AA8">
      <w:pPr>
        <w:pStyle w:val="TOC4"/>
        <w:tabs>
          <w:tab w:val="left" w:pos="1760"/>
          <w:tab w:val="right" w:leader="dot" w:pos="8777"/>
        </w:tabs>
        <w:rPr>
          <w:rFonts w:ascii="Times New Roman" w:hAnsi="Times New Roman" w:cs="Times New Roman"/>
          <w:noProof/>
        </w:rPr>
      </w:pPr>
      <w:hyperlink w:anchor="_Toc367742510" w:history="1">
        <w:r w:rsidR="00FB6EE8" w:rsidRPr="00A5343C">
          <w:rPr>
            <w:rStyle w:val="Hyperlink"/>
            <w:rFonts w:ascii="Times New Roman" w:hAnsi="Times New Roman" w:cs="Times New Roman"/>
            <w:noProof/>
            <w:lang w:val="en-US"/>
          </w:rPr>
          <w:t>3.1.1.1.</w:t>
        </w:r>
        <w:r w:rsidR="00FB6EE8" w:rsidRPr="00A5343C">
          <w:rPr>
            <w:rFonts w:ascii="Times New Roman" w:hAnsi="Times New Roman" w:cs="Times New Roman"/>
            <w:noProof/>
          </w:rPr>
          <w:tab/>
        </w:r>
        <w:r w:rsidR="00FB6EE8" w:rsidRPr="00A5343C">
          <w:rPr>
            <w:rStyle w:val="Hyperlink"/>
            <w:rFonts w:ascii="Times New Roman" w:hAnsi="Times New Roman" w:cs="Times New Roman"/>
            <w:noProof/>
            <w:lang w:val="en-US"/>
          </w:rPr>
          <w:t>Chủ đề cấp độ 4</w:t>
        </w:r>
        <w:r w:rsidR="00FB6EE8" w:rsidRPr="00A5343C">
          <w:rPr>
            <w:rFonts w:ascii="Times New Roman" w:hAnsi="Times New Roman" w:cs="Times New Roman"/>
            <w:noProof/>
            <w:webHidden/>
          </w:rPr>
          <w:tab/>
        </w:r>
        <w:r w:rsidR="001C4790"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_Toc367742510 \h </w:instrText>
        </w:r>
        <w:r w:rsidR="001C4790" w:rsidRPr="00A5343C">
          <w:rPr>
            <w:rFonts w:ascii="Times New Roman" w:hAnsi="Times New Roman" w:cs="Times New Roman"/>
            <w:noProof/>
            <w:webHidden/>
          </w:rPr>
        </w:r>
        <w:r w:rsidR="001C4790" w:rsidRPr="00A5343C">
          <w:rPr>
            <w:rFonts w:ascii="Times New Roman" w:hAnsi="Times New Roman" w:cs="Times New Roman"/>
            <w:noProof/>
            <w:webHidden/>
          </w:rPr>
          <w:fldChar w:fldCharType="separate"/>
        </w:r>
        <w:r w:rsidR="00C747D5">
          <w:rPr>
            <w:rFonts w:ascii="Times New Roman" w:hAnsi="Times New Roman" w:cs="Times New Roman"/>
            <w:noProof/>
            <w:webHidden/>
          </w:rPr>
          <w:t>5</w:t>
        </w:r>
        <w:r w:rsidR="001C4790" w:rsidRPr="00A5343C">
          <w:rPr>
            <w:rFonts w:ascii="Times New Roman" w:hAnsi="Times New Roman" w:cs="Times New Roman"/>
            <w:noProof/>
            <w:webHidden/>
          </w:rPr>
          <w:fldChar w:fldCharType="end"/>
        </w:r>
      </w:hyperlink>
    </w:p>
    <w:p w14:paraId="2251DCD1" w14:textId="77777777" w:rsidR="00FB6EE8" w:rsidRPr="00A5343C" w:rsidRDefault="00273AA8">
      <w:pPr>
        <w:pStyle w:val="TOC2"/>
        <w:tabs>
          <w:tab w:val="left" w:pos="880"/>
          <w:tab w:val="right" w:leader="dot" w:pos="8777"/>
        </w:tabs>
        <w:rPr>
          <w:rFonts w:ascii="Times New Roman" w:hAnsi="Times New Roman" w:cs="Times New Roman"/>
          <w:noProof/>
        </w:rPr>
      </w:pPr>
      <w:hyperlink w:anchor="_Toc367742511" w:history="1">
        <w:r w:rsidR="00FB6EE8" w:rsidRPr="00A5343C">
          <w:rPr>
            <w:rStyle w:val="Hyperlink"/>
            <w:rFonts w:ascii="Times New Roman" w:hAnsi="Times New Roman" w:cs="Times New Roman"/>
            <w:noProof/>
            <w:lang w:val="en-US"/>
          </w:rPr>
          <w:t>3.2.</w:t>
        </w:r>
        <w:r w:rsidR="00FB6EE8" w:rsidRPr="00A5343C">
          <w:rPr>
            <w:rFonts w:ascii="Times New Roman" w:hAnsi="Times New Roman" w:cs="Times New Roman"/>
            <w:noProof/>
          </w:rPr>
          <w:tab/>
        </w:r>
        <w:r w:rsidR="00FB6EE8" w:rsidRPr="00A5343C">
          <w:rPr>
            <w:rStyle w:val="Hyperlink"/>
            <w:rFonts w:ascii="Times New Roman" w:hAnsi="Times New Roman" w:cs="Times New Roman"/>
            <w:noProof/>
            <w:lang w:val="en-US"/>
          </w:rPr>
          <w:t>Chủ đề cấp độ 2</w:t>
        </w:r>
        <w:r w:rsidR="00FB6EE8" w:rsidRPr="00A5343C">
          <w:rPr>
            <w:rFonts w:ascii="Times New Roman" w:hAnsi="Times New Roman" w:cs="Times New Roman"/>
            <w:noProof/>
            <w:webHidden/>
          </w:rPr>
          <w:tab/>
        </w:r>
        <w:r w:rsidR="001C4790"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_Toc367742511 \h </w:instrText>
        </w:r>
        <w:r w:rsidR="001C4790" w:rsidRPr="00A5343C">
          <w:rPr>
            <w:rFonts w:ascii="Times New Roman" w:hAnsi="Times New Roman" w:cs="Times New Roman"/>
            <w:noProof/>
            <w:webHidden/>
          </w:rPr>
        </w:r>
        <w:r w:rsidR="001C4790" w:rsidRPr="00A5343C">
          <w:rPr>
            <w:rFonts w:ascii="Times New Roman" w:hAnsi="Times New Roman" w:cs="Times New Roman"/>
            <w:noProof/>
            <w:webHidden/>
          </w:rPr>
          <w:fldChar w:fldCharType="separate"/>
        </w:r>
        <w:r w:rsidR="00C747D5">
          <w:rPr>
            <w:rFonts w:ascii="Times New Roman" w:hAnsi="Times New Roman" w:cs="Times New Roman"/>
            <w:noProof/>
            <w:webHidden/>
          </w:rPr>
          <w:t>5</w:t>
        </w:r>
        <w:r w:rsidR="001C4790" w:rsidRPr="00A5343C">
          <w:rPr>
            <w:rFonts w:ascii="Times New Roman" w:hAnsi="Times New Roman" w:cs="Times New Roman"/>
            <w:noProof/>
            <w:webHidden/>
          </w:rPr>
          <w:fldChar w:fldCharType="end"/>
        </w:r>
      </w:hyperlink>
    </w:p>
    <w:p w14:paraId="39910688" w14:textId="77777777" w:rsidR="001F7810" w:rsidRPr="00A5343C" w:rsidRDefault="001C4790" w:rsidP="00BE161C">
      <w:pPr>
        <w:rPr>
          <w:rFonts w:ascii="Times New Roman" w:hAnsi="Times New Roman" w:cs="Times New Roman"/>
          <w:b/>
          <w:sz w:val="28"/>
          <w:szCs w:val="26"/>
        </w:rPr>
      </w:pPr>
      <w:r w:rsidRPr="00A5343C">
        <w:rPr>
          <w:rFonts w:ascii="Times New Roman" w:hAnsi="Times New Roman" w:cs="Times New Roman"/>
          <w:b/>
          <w:sz w:val="28"/>
          <w:szCs w:val="26"/>
        </w:rPr>
        <w:fldChar w:fldCharType="end"/>
      </w:r>
    </w:p>
    <w:p w14:paraId="0BB469A0" w14:textId="77777777" w:rsidR="001F7810" w:rsidRPr="00A5343C" w:rsidRDefault="001F7810" w:rsidP="00A1168A">
      <w:pPr>
        <w:jc w:val="center"/>
        <w:rPr>
          <w:rFonts w:ascii="Times New Roman" w:hAnsi="Times New Roman" w:cs="Times New Roman"/>
          <w:b/>
          <w:sz w:val="28"/>
          <w:szCs w:val="26"/>
        </w:rPr>
      </w:pPr>
    </w:p>
    <w:p w14:paraId="2344C6EA" w14:textId="77777777" w:rsidR="001F7810" w:rsidRPr="00A5343C" w:rsidRDefault="001F7810" w:rsidP="00A1168A">
      <w:pPr>
        <w:jc w:val="center"/>
        <w:rPr>
          <w:rFonts w:ascii="Times New Roman" w:hAnsi="Times New Roman" w:cs="Times New Roman"/>
          <w:b/>
          <w:sz w:val="28"/>
          <w:szCs w:val="26"/>
        </w:rPr>
        <w:sectPr w:rsidR="001F7810" w:rsidRPr="00A5343C" w:rsidSect="00745672">
          <w:pgSz w:w="11906" w:h="16838"/>
          <w:pgMar w:top="1701" w:right="1134" w:bottom="1985" w:left="1985" w:header="708" w:footer="708" w:gutter="0"/>
          <w:cols w:space="708"/>
          <w:docGrid w:linePitch="360"/>
        </w:sectPr>
      </w:pPr>
    </w:p>
    <w:p w14:paraId="208FC3CB" w14:textId="77777777" w:rsidR="0045053A" w:rsidRPr="00A5343C" w:rsidRDefault="001F7810" w:rsidP="005D7BC1">
      <w:pPr>
        <w:pStyle w:val="Title"/>
        <w:rPr>
          <w:rFonts w:ascii="Times New Roman" w:hAnsi="Times New Roman" w:cs="Times New Roman"/>
        </w:rPr>
      </w:pPr>
      <w:r w:rsidRPr="00A5343C">
        <w:rPr>
          <w:rFonts w:ascii="Times New Roman" w:hAnsi="Times New Roman" w:cs="Times New Roman"/>
        </w:rPr>
        <w:lastRenderedPageBreak/>
        <w:t>DANH MỤC HÌNH</w:t>
      </w:r>
    </w:p>
    <w:p w14:paraId="465712D8" w14:textId="77777777" w:rsidR="00FB6EE8" w:rsidRPr="00A5343C" w:rsidRDefault="001C4790">
      <w:pPr>
        <w:pStyle w:val="TableofFigures"/>
        <w:tabs>
          <w:tab w:val="right" w:leader="dot" w:pos="8777"/>
        </w:tabs>
        <w:rPr>
          <w:rFonts w:ascii="Times New Roman" w:eastAsiaTheme="minorEastAsia" w:hAnsi="Times New Roman" w:cs="Times New Roman"/>
          <w:noProof/>
          <w:sz w:val="22"/>
          <w:lang w:eastAsia="vi-VN"/>
        </w:rPr>
      </w:pPr>
      <w:r w:rsidRPr="00A5343C">
        <w:rPr>
          <w:rFonts w:ascii="Times New Roman" w:hAnsi="Times New Roman" w:cs="Times New Roman"/>
          <w:b/>
          <w:sz w:val="28"/>
          <w:szCs w:val="26"/>
        </w:rPr>
        <w:fldChar w:fldCharType="begin"/>
      </w:r>
      <w:r w:rsidR="00FB6EE8" w:rsidRPr="00A5343C">
        <w:rPr>
          <w:rFonts w:ascii="Times New Roman" w:hAnsi="Times New Roman" w:cs="Times New Roman"/>
          <w:b/>
          <w:sz w:val="28"/>
          <w:szCs w:val="26"/>
        </w:rPr>
        <w:instrText xml:space="preserve"> TOC \h \z \c "Hình" </w:instrText>
      </w:r>
      <w:r w:rsidRPr="00A5343C">
        <w:rPr>
          <w:rFonts w:ascii="Times New Roman" w:hAnsi="Times New Roman" w:cs="Times New Roman"/>
          <w:b/>
          <w:sz w:val="28"/>
          <w:szCs w:val="26"/>
        </w:rPr>
        <w:fldChar w:fldCharType="separate"/>
      </w:r>
      <w:hyperlink w:anchor="_Toc367742554" w:history="1">
        <w:r w:rsidR="00FB6EE8" w:rsidRPr="00A5343C">
          <w:rPr>
            <w:rStyle w:val="Hyperlink"/>
            <w:rFonts w:ascii="Times New Roman" w:hAnsi="Times New Roman" w:cs="Times New Roman"/>
            <w:noProof/>
          </w:rPr>
          <w:t>Hình 1.1</w:t>
        </w:r>
        <w:r w:rsidR="00FB6EE8" w:rsidRPr="00A5343C">
          <w:rPr>
            <w:rStyle w:val="Hyperlink"/>
            <w:rFonts w:ascii="Times New Roman" w:hAnsi="Times New Roman" w:cs="Times New Roman"/>
            <w:noProof/>
            <w:lang w:val="en-US"/>
          </w:rPr>
          <w:t>: Tên hình 1</w:t>
        </w:r>
        <w:r w:rsidR="00FB6EE8" w:rsidRPr="00A5343C">
          <w:rPr>
            <w:rFonts w:ascii="Times New Roman" w:hAnsi="Times New Roman" w:cs="Times New Roman"/>
            <w:noProof/>
            <w:webHidden/>
          </w:rPr>
          <w:tab/>
        </w:r>
        <w:r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_Toc367742554 \h </w:instrText>
        </w:r>
        <w:r w:rsidRPr="00A5343C">
          <w:rPr>
            <w:rFonts w:ascii="Times New Roman" w:hAnsi="Times New Roman" w:cs="Times New Roman"/>
            <w:noProof/>
            <w:webHidden/>
          </w:rPr>
        </w:r>
        <w:r w:rsidRPr="00A5343C">
          <w:rPr>
            <w:rFonts w:ascii="Times New Roman" w:hAnsi="Times New Roman" w:cs="Times New Roman"/>
            <w:noProof/>
            <w:webHidden/>
          </w:rPr>
          <w:fldChar w:fldCharType="separate"/>
        </w:r>
        <w:r w:rsidR="00C747D5">
          <w:rPr>
            <w:rFonts w:ascii="Times New Roman" w:hAnsi="Times New Roman" w:cs="Times New Roman"/>
            <w:noProof/>
            <w:webHidden/>
          </w:rPr>
          <w:t>3</w:t>
        </w:r>
        <w:r w:rsidRPr="00A5343C">
          <w:rPr>
            <w:rFonts w:ascii="Times New Roman" w:hAnsi="Times New Roman" w:cs="Times New Roman"/>
            <w:noProof/>
            <w:webHidden/>
          </w:rPr>
          <w:fldChar w:fldCharType="end"/>
        </w:r>
      </w:hyperlink>
    </w:p>
    <w:p w14:paraId="157AC8FB" w14:textId="77777777" w:rsidR="001F7810" w:rsidRPr="00A5343C" w:rsidRDefault="001C4790" w:rsidP="00BE161C">
      <w:pPr>
        <w:rPr>
          <w:rFonts w:ascii="Times New Roman" w:hAnsi="Times New Roman" w:cs="Times New Roman"/>
          <w:b/>
          <w:sz w:val="28"/>
          <w:szCs w:val="26"/>
        </w:rPr>
      </w:pPr>
      <w:r w:rsidRPr="00A5343C">
        <w:rPr>
          <w:rFonts w:ascii="Times New Roman" w:hAnsi="Times New Roman" w:cs="Times New Roman"/>
          <w:b/>
          <w:sz w:val="28"/>
          <w:szCs w:val="26"/>
        </w:rPr>
        <w:fldChar w:fldCharType="end"/>
      </w:r>
    </w:p>
    <w:p w14:paraId="227CF6DD" w14:textId="77777777" w:rsidR="00745672" w:rsidRPr="00A5343C" w:rsidRDefault="00745672" w:rsidP="00BE161C">
      <w:pPr>
        <w:rPr>
          <w:rFonts w:ascii="Times New Roman" w:hAnsi="Times New Roman" w:cs="Times New Roman"/>
          <w:b/>
          <w:sz w:val="28"/>
          <w:szCs w:val="26"/>
        </w:rPr>
      </w:pPr>
    </w:p>
    <w:p w14:paraId="2F17402C" w14:textId="77777777" w:rsidR="001F7810" w:rsidRPr="00DC43AC" w:rsidRDefault="001F7810" w:rsidP="00BE161C">
      <w:pPr>
        <w:rPr>
          <w:rFonts w:cstheme="majorHAnsi"/>
          <w:b/>
          <w:sz w:val="28"/>
          <w:szCs w:val="26"/>
        </w:rPr>
        <w:sectPr w:rsidR="001F7810" w:rsidRPr="00DC43AC" w:rsidSect="00745672">
          <w:pgSz w:w="11906" w:h="16838"/>
          <w:pgMar w:top="1701" w:right="1134" w:bottom="1985" w:left="1985" w:header="708" w:footer="708" w:gutter="0"/>
          <w:cols w:space="708"/>
          <w:docGrid w:linePitch="360"/>
        </w:sectPr>
      </w:pPr>
    </w:p>
    <w:p w14:paraId="2A05A131" w14:textId="77777777" w:rsidR="001F7810" w:rsidRPr="00A5343C" w:rsidRDefault="001F7810" w:rsidP="005D7BC1">
      <w:pPr>
        <w:pStyle w:val="Title"/>
        <w:rPr>
          <w:rFonts w:ascii="Times New Roman" w:hAnsi="Times New Roman" w:cs="Times New Roman"/>
        </w:rPr>
      </w:pPr>
      <w:r w:rsidRPr="00A5343C">
        <w:rPr>
          <w:rFonts w:ascii="Times New Roman" w:hAnsi="Times New Roman" w:cs="Times New Roman"/>
        </w:rPr>
        <w:lastRenderedPageBreak/>
        <w:t>DANH MỤC BẢNG</w:t>
      </w:r>
    </w:p>
    <w:p w14:paraId="35059A09" w14:textId="77777777" w:rsidR="00FB6EE8" w:rsidRPr="00A5343C" w:rsidRDefault="001C4790">
      <w:pPr>
        <w:pStyle w:val="TableofFigures"/>
        <w:tabs>
          <w:tab w:val="right" w:leader="dot" w:pos="8777"/>
        </w:tabs>
        <w:rPr>
          <w:rFonts w:ascii="Times New Roman" w:eastAsiaTheme="minorEastAsia" w:hAnsi="Times New Roman" w:cs="Times New Roman"/>
          <w:noProof/>
          <w:sz w:val="22"/>
          <w:lang w:eastAsia="vi-VN"/>
        </w:rPr>
      </w:pPr>
      <w:r w:rsidRPr="00A5343C">
        <w:rPr>
          <w:rFonts w:ascii="Times New Roman" w:hAnsi="Times New Roman" w:cs="Times New Roman"/>
          <w:b/>
          <w:sz w:val="28"/>
          <w:szCs w:val="26"/>
        </w:rPr>
        <w:fldChar w:fldCharType="begin"/>
      </w:r>
      <w:r w:rsidR="00FB6EE8" w:rsidRPr="00A5343C">
        <w:rPr>
          <w:rFonts w:ascii="Times New Roman" w:hAnsi="Times New Roman" w:cs="Times New Roman"/>
          <w:b/>
          <w:sz w:val="28"/>
          <w:szCs w:val="26"/>
        </w:rPr>
        <w:instrText xml:space="preserve"> TOC \h \z \c "Bảng" </w:instrText>
      </w:r>
      <w:r w:rsidRPr="00A5343C">
        <w:rPr>
          <w:rFonts w:ascii="Times New Roman" w:hAnsi="Times New Roman" w:cs="Times New Roman"/>
          <w:b/>
          <w:sz w:val="28"/>
          <w:szCs w:val="26"/>
        </w:rPr>
        <w:fldChar w:fldCharType="separate"/>
      </w:r>
      <w:hyperlink w:anchor="_Toc367742567" w:history="1">
        <w:r w:rsidR="00FB6EE8" w:rsidRPr="00A5343C">
          <w:rPr>
            <w:rStyle w:val="Hyperlink"/>
            <w:rFonts w:ascii="Times New Roman" w:hAnsi="Times New Roman" w:cs="Times New Roman"/>
            <w:noProof/>
          </w:rPr>
          <w:t>Bảng 1.1</w:t>
        </w:r>
        <w:r w:rsidR="00FB6EE8" w:rsidRPr="00A5343C">
          <w:rPr>
            <w:rStyle w:val="Hyperlink"/>
            <w:rFonts w:ascii="Times New Roman" w:hAnsi="Times New Roman" w:cs="Times New Roman"/>
            <w:noProof/>
            <w:lang w:val="en-US"/>
          </w:rPr>
          <w:t>: Tên bảng 1</w:t>
        </w:r>
        <w:r w:rsidR="00FB6EE8" w:rsidRPr="00A5343C">
          <w:rPr>
            <w:rFonts w:ascii="Times New Roman" w:hAnsi="Times New Roman" w:cs="Times New Roman"/>
            <w:noProof/>
            <w:webHidden/>
          </w:rPr>
          <w:tab/>
        </w:r>
        <w:r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_Toc367742567 \h </w:instrText>
        </w:r>
        <w:r w:rsidRPr="00A5343C">
          <w:rPr>
            <w:rFonts w:ascii="Times New Roman" w:hAnsi="Times New Roman" w:cs="Times New Roman"/>
            <w:noProof/>
            <w:webHidden/>
          </w:rPr>
        </w:r>
        <w:r w:rsidRPr="00A5343C">
          <w:rPr>
            <w:rFonts w:ascii="Times New Roman" w:hAnsi="Times New Roman" w:cs="Times New Roman"/>
            <w:noProof/>
            <w:webHidden/>
          </w:rPr>
          <w:fldChar w:fldCharType="separate"/>
        </w:r>
        <w:r w:rsidR="00C747D5">
          <w:rPr>
            <w:rFonts w:ascii="Times New Roman" w:hAnsi="Times New Roman" w:cs="Times New Roman"/>
            <w:noProof/>
            <w:webHidden/>
          </w:rPr>
          <w:t>3</w:t>
        </w:r>
        <w:r w:rsidRPr="00A5343C">
          <w:rPr>
            <w:rFonts w:ascii="Times New Roman" w:hAnsi="Times New Roman" w:cs="Times New Roman"/>
            <w:noProof/>
            <w:webHidden/>
          </w:rPr>
          <w:fldChar w:fldCharType="end"/>
        </w:r>
      </w:hyperlink>
    </w:p>
    <w:p w14:paraId="32F31ED1" w14:textId="77777777" w:rsidR="00FB6EE8" w:rsidRPr="00A5343C" w:rsidRDefault="00273AA8">
      <w:pPr>
        <w:pStyle w:val="TableofFigures"/>
        <w:tabs>
          <w:tab w:val="right" w:leader="dot" w:pos="8777"/>
        </w:tabs>
        <w:rPr>
          <w:rFonts w:ascii="Times New Roman" w:eastAsiaTheme="minorEastAsia" w:hAnsi="Times New Roman" w:cs="Times New Roman"/>
          <w:noProof/>
          <w:sz w:val="22"/>
          <w:lang w:eastAsia="vi-VN"/>
        </w:rPr>
      </w:pPr>
      <w:hyperlink w:anchor="_Toc367742568" w:history="1">
        <w:r w:rsidR="00FB6EE8" w:rsidRPr="00A5343C">
          <w:rPr>
            <w:rStyle w:val="Hyperlink"/>
            <w:rFonts w:ascii="Times New Roman" w:hAnsi="Times New Roman" w:cs="Times New Roman"/>
            <w:noProof/>
          </w:rPr>
          <w:t>Bảng 2.1</w:t>
        </w:r>
        <w:r w:rsidR="00FB6EE8" w:rsidRPr="00A5343C">
          <w:rPr>
            <w:rStyle w:val="Hyperlink"/>
            <w:rFonts w:ascii="Times New Roman" w:hAnsi="Times New Roman" w:cs="Times New Roman"/>
            <w:noProof/>
            <w:lang w:val="en-US"/>
          </w:rPr>
          <w:t>: Tên bảng 1</w:t>
        </w:r>
        <w:r w:rsidR="00FB6EE8" w:rsidRPr="00A5343C">
          <w:rPr>
            <w:rFonts w:ascii="Times New Roman" w:hAnsi="Times New Roman" w:cs="Times New Roman"/>
            <w:noProof/>
            <w:webHidden/>
          </w:rPr>
          <w:tab/>
        </w:r>
        <w:r w:rsidR="001C4790"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_Toc367742568 \h </w:instrText>
        </w:r>
        <w:r w:rsidR="001C4790" w:rsidRPr="00A5343C">
          <w:rPr>
            <w:rFonts w:ascii="Times New Roman" w:hAnsi="Times New Roman" w:cs="Times New Roman"/>
            <w:noProof/>
            <w:webHidden/>
          </w:rPr>
        </w:r>
        <w:r w:rsidR="001C4790" w:rsidRPr="00A5343C">
          <w:rPr>
            <w:rFonts w:ascii="Times New Roman" w:hAnsi="Times New Roman" w:cs="Times New Roman"/>
            <w:noProof/>
            <w:webHidden/>
          </w:rPr>
          <w:fldChar w:fldCharType="separate"/>
        </w:r>
        <w:r w:rsidR="00C747D5">
          <w:rPr>
            <w:rFonts w:ascii="Times New Roman" w:hAnsi="Times New Roman" w:cs="Times New Roman"/>
            <w:noProof/>
            <w:webHidden/>
          </w:rPr>
          <w:t>4</w:t>
        </w:r>
        <w:r w:rsidR="001C4790" w:rsidRPr="00A5343C">
          <w:rPr>
            <w:rFonts w:ascii="Times New Roman" w:hAnsi="Times New Roman" w:cs="Times New Roman"/>
            <w:noProof/>
            <w:webHidden/>
          </w:rPr>
          <w:fldChar w:fldCharType="end"/>
        </w:r>
      </w:hyperlink>
    </w:p>
    <w:p w14:paraId="33F1FFB5" w14:textId="77777777" w:rsidR="00572585" w:rsidRPr="00A5343C" w:rsidRDefault="001C4790" w:rsidP="00BE161C">
      <w:pPr>
        <w:rPr>
          <w:rFonts w:ascii="Times New Roman" w:hAnsi="Times New Roman" w:cs="Times New Roman"/>
          <w:b/>
          <w:sz w:val="28"/>
          <w:szCs w:val="26"/>
        </w:rPr>
      </w:pPr>
      <w:r w:rsidRPr="00A5343C">
        <w:rPr>
          <w:rFonts w:ascii="Times New Roman" w:hAnsi="Times New Roman" w:cs="Times New Roman"/>
          <w:b/>
          <w:sz w:val="28"/>
          <w:szCs w:val="26"/>
        </w:rPr>
        <w:fldChar w:fldCharType="end"/>
      </w:r>
    </w:p>
    <w:p w14:paraId="65EB9D0A" w14:textId="77777777" w:rsidR="00572585" w:rsidRPr="00DC43AC" w:rsidRDefault="00572585" w:rsidP="00572585">
      <w:pPr>
        <w:rPr>
          <w:rFonts w:cstheme="majorHAnsi"/>
          <w:b/>
          <w:sz w:val="28"/>
          <w:szCs w:val="26"/>
        </w:rPr>
      </w:pPr>
    </w:p>
    <w:p w14:paraId="1AF4841E" w14:textId="77777777" w:rsidR="00C05CE5" w:rsidRPr="00DC43AC" w:rsidRDefault="00C05CE5" w:rsidP="00572585">
      <w:pPr>
        <w:rPr>
          <w:rFonts w:cstheme="majorHAnsi"/>
          <w:b/>
          <w:sz w:val="28"/>
          <w:szCs w:val="26"/>
        </w:rPr>
      </w:pPr>
    </w:p>
    <w:p w14:paraId="317D3390" w14:textId="77777777" w:rsidR="00572585" w:rsidRPr="00DC43AC" w:rsidRDefault="00572585" w:rsidP="00572585">
      <w:pPr>
        <w:rPr>
          <w:rFonts w:cstheme="majorHAnsi"/>
          <w:b/>
          <w:sz w:val="28"/>
          <w:szCs w:val="26"/>
        </w:rPr>
        <w:sectPr w:rsidR="00572585" w:rsidRPr="00DC43AC" w:rsidSect="00745672">
          <w:pgSz w:w="11906" w:h="16838"/>
          <w:pgMar w:top="1701" w:right="1134" w:bottom="1985" w:left="1985" w:header="708" w:footer="708" w:gutter="0"/>
          <w:cols w:space="708"/>
          <w:docGrid w:linePitch="360"/>
        </w:sectPr>
      </w:pPr>
    </w:p>
    <w:p w14:paraId="2B2FEBC9" w14:textId="77777777" w:rsidR="00572585" w:rsidRPr="00A5343C" w:rsidRDefault="00572585" w:rsidP="005D7BC1">
      <w:pPr>
        <w:pStyle w:val="Title"/>
        <w:rPr>
          <w:rFonts w:ascii="Times New Roman" w:hAnsi="Times New Roman" w:cs="Times New Roman"/>
        </w:rPr>
      </w:pPr>
      <w:r w:rsidRPr="00A5343C">
        <w:rPr>
          <w:rFonts w:ascii="Times New Roman" w:hAnsi="Times New Roman" w:cs="Times New Roman"/>
        </w:rPr>
        <w:lastRenderedPageBreak/>
        <w:t>DANH MỤC TỪ VIẾT TẮT</w:t>
      </w:r>
    </w:p>
    <w:p w14:paraId="68755B01" w14:textId="77777777" w:rsidR="00572585" w:rsidRPr="00DC43AC" w:rsidRDefault="00572585" w:rsidP="00BE161C">
      <w:pPr>
        <w:rPr>
          <w:rFonts w:cstheme="majorHAnsi"/>
          <w:b/>
          <w:sz w:val="28"/>
          <w:szCs w:val="26"/>
        </w:rPr>
      </w:pPr>
    </w:p>
    <w:p w14:paraId="79311F29" w14:textId="77777777" w:rsidR="00572585" w:rsidRPr="00DC43AC" w:rsidRDefault="00572585" w:rsidP="00572585">
      <w:pPr>
        <w:rPr>
          <w:rFonts w:cstheme="majorHAnsi"/>
          <w:b/>
          <w:sz w:val="28"/>
          <w:szCs w:val="26"/>
        </w:rPr>
      </w:pPr>
    </w:p>
    <w:p w14:paraId="6C855403" w14:textId="77777777" w:rsidR="00C05CE5" w:rsidRPr="00DC43AC" w:rsidRDefault="00C05CE5" w:rsidP="00572585">
      <w:pPr>
        <w:rPr>
          <w:rFonts w:cstheme="majorHAnsi"/>
          <w:b/>
          <w:sz w:val="28"/>
          <w:szCs w:val="26"/>
        </w:rPr>
      </w:pPr>
    </w:p>
    <w:p w14:paraId="51F4FB7D" w14:textId="77777777" w:rsidR="00572585" w:rsidRPr="00DC43AC" w:rsidRDefault="00572585" w:rsidP="00572585">
      <w:pPr>
        <w:rPr>
          <w:rFonts w:cstheme="majorHAnsi"/>
          <w:b/>
          <w:sz w:val="28"/>
          <w:szCs w:val="26"/>
        </w:rPr>
        <w:sectPr w:rsidR="00572585" w:rsidRPr="00DC43AC" w:rsidSect="00745672">
          <w:pgSz w:w="11906" w:h="16838"/>
          <w:pgMar w:top="1701" w:right="1134" w:bottom="1985" w:left="1985" w:header="708" w:footer="708" w:gutter="0"/>
          <w:cols w:space="708"/>
          <w:docGrid w:linePitch="360"/>
        </w:sectPr>
      </w:pPr>
    </w:p>
    <w:p w14:paraId="3E60C2C0" w14:textId="77777777" w:rsidR="00C05CE5" w:rsidRPr="00A5343C" w:rsidRDefault="00C05CE5" w:rsidP="005D7BC1">
      <w:pPr>
        <w:pStyle w:val="Title"/>
        <w:rPr>
          <w:rFonts w:ascii="Times New Roman" w:eastAsia="Times New Roman" w:hAnsi="Times New Roman" w:cs="Times New Roman"/>
        </w:rPr>
      </w:pPr>
      <w:r w:rsidRPr="00A5343C">
        <w:rPr>
          <w:rFonts w:ascii="Times New Roman" w:eastAsia="Times New Roman" w:hAnsi="Times New Roman" w:cs="Times New Roman"/>
        </w:rPr>
        <w:lastRenderedPageBreak/>
        <w:t>TÓM TẮT KHÓA LUẬN</w:t>
      </w:r>
    </w:p>
    <w:p w14:paraId="211C1F83" w14:textId="77777777" w:rsidR="00C05CE5" w:rsidRPr="00DC43AC" w:rsidRDefault="00C05CE5" w:rsidP="00BE161C">
      <w:pPr>
        <w:spacing w:after="0"/>
        <w:rPr>
          <w:rFonts w:ascii="Times New Roman" w:eastAsia="Times New Roman" w:hAnsi="Times New Roman" w:cs="Times New Roman"/>
          <w:b/>
          <w:szCs w:val="26"/>
        </w:rPr>
      </w:pPr>
    </w:p>
    <w:p w14:paraId="4EF19D4F" w14:textId="77777777" w:rsidR="00C05CE5" w:rsidRPr="00DC43AC" w:rsidRDefault="00C05CE5" w:rsidP="00C05CE5">
      <w:pPr>
        <w:spacing w:after="0"/>
        <w:jc w:val="center"/>
        <w:rPr>
          <w:rFonts w:ascii="Times New Roman" w:eastAsia="Times New Roman" w:hAnsi="Times New Roman" w:cs="Times New Roman"/>
          <w:b/>
          <w:szCs w:val="26"/>
        </w:rPr>
      </w:pPr>
    </w:p>
    <w:p w14:paraId="262CCCCC" w14:textId="77777777" w:rsidR="00C05CE5" w:rsidRPr="00DC43AC" w:rsidRDefault="00C05CE5" w:rsidP="00C05CE5">
      <w:pPr>
        <w:spacing w:after="0"/>
        <w:jc w:val="center"/>
        <w:rPr>
          <w:rFonts w:ascii="Times New Roman" w:eastAsia="Times New Roman" w:hAnsi="Times New Roman" w:cs="Times New Roman"/>
          <w:b/>
          <w:szCs w:val="26"/>
        </w:rPr>
      </w:pPr>
    </w:p>
    <w:p w14:paraId="1FB97392" w14:textId="1F30BE40" w:rsidR="00261B8F" w:rsidRPr="00AF338D" w:rsidRDefault="00C05CE5">
      <w:pPr>
        <w:pStyle w:val="Title"/>
        <w:jc w:val="left"/>
        <w:rPr>
          <w:rFonts w:ascii="Times New Roman" w:hAnsi="Times New Roman" w:cs="Times New Roman"/>
          <w:rPrChange w:id="132" w:author="Lê Thị Trúc Phương" w:date="2020-07-08T11:04:00Z">
            <w:rPr/>
          </w:rPrChange>
        </w:rPr>
        <w:pPrChange w:id="133" w:author="Lê Thị Trúc Phương" w:date="2020-07-08T11:02:00Z">
          <w:pPr>
            <w:pStyle w:val="Title"/>
          </w:pPr>
        </w:pPrChange>
      </w:pPr>
      <w:r w:rsidRPr="00DC43AC">
        <w:rPr>
          <w:rFonts w:eastAsia="Times New Roman"/>
          <w:sz w:val="26"/>
          <w:szCs w:val="26"/>
        </w:rPr>
        <w:br w:type="page"/>
      </w:r>
      <w:ins w:id="134" w:author="Lê Thị Trúc Phương" w:date="2020-07-08T11:02:00Z">
        <w:r w:rsidR="00AF338D" w:rsidRPr="00143859">
          <w:rPr>
            <w:rFonts w:ascii="Times New Roman" w:eastAsia="Times New Roman" w:hAnsi="Times New Roman" w:cs="Times New Roman"/>
            <w:b w:val="0"/>
            <w:bCs/>
            <w:szCs w:val="28"/>
            <w:lang w:val="en-US"/>
            <w:rPrChange w:id="135" w:author="Lê Thị Trúc Phương" w:date="2020-07-08T11:06:00Z">
              <w:rPr>
                <w:rFonts w:eastAsia="Times New Roman"/>
                <w:sz w:val="26"/>
                <w:szCs w:val="26"/>
                <w:lang w:val="en-US"/>
              </w:rPr>
            </w:rPrChange>
          </w:rPr>
          <w:lastRenderedPageBreak/>
          <w:t>Chương 1</w:t>
        </w:r>
      </w:ins>
      <w:ins w:id="136" w:author="Lê Thị Trúc Phương" w:date="2020-07-08T11:03:00Z">
        <w:r w:rsidR="00AF338D" w:rsidRPr="00143859">
          <w:rPr>
            <w:rFonts w:ascii="Times New Roman" w:eastAsia="Times New Roman" w:hAnsi="Times New Roman" w:cs="Times New Roman"/>
            <w:b w:val="0"/>
            <w:bCs/>
            <w:szCs w:val="28"/>
            <w:lang w:val="en-US"/>
            <w:rPrChange w:id="137" w:author="Lê Thị Trúc Phương" w:date="2020-07-08T11:06:00Z">
              <w:rPr>
                <w:rFonts w:ascii="Times New Roman" w:eastAsia="Times New Roman" w:hAnsi="Times New Roman" w:cs="Times New Roman"/>
                <w:sz w:val="26"/>
                <w:szCs w:val="26"/>
                <w:lang w:val="en-US"/>
              </w:rPr>
            </w:rPrChange>
          </w:rPr>
          <w:t>.</w:t>
        </w:r>
      </w:ins>
      <w:del w:id="138" w:author="Lê Thị Trúc Phương" w:date="2020-07-08T11:03:00Z">
        <w:r w:rsidR="00A75388" w:rsidRPr="00143859" w:rsidDel="00AF338D">
          <w:rPr>
            <w:rFonts w:ascii="Times New Roman" w:hAnsi="Times New Roman" w:cs="Times New Roman"/>
            <w:szCs w:val="28"/>
            <w:rPrChange w:id="139" w:author="Lê Thị Trúc Phương" w:date="2020-07-08T11:06:00Z">
              <w:rPr/>
            </w:rPrChange>
          </w:rPr>
          <w:delText xml:space="preserve"> </w:delText>
        </w:r>
      </w:del>
      <w:bookmarkStart w:id="140" w:name="_Toc367742496"/>
      <w:ins w:id="141" w:author="Lê Thị Trúc Phương" w:date="2020-07-08T11:04:00Z">
        <w:r w:rsidR="00AF338D" w:rsidRPr="00AF338D">
          <w:rPr>
            <w:rFonts w:ascii="Times New Roman" w:hAnsi="Times New Roman" w:cs="Times New Roman"/>
            <w:lang w:val="en-US"/>
            <w:rPrChange w:id="142" w:author="Lê Thị Trúc Phương" w:date="2020-07-08T11:04:00Z">
              <w:rPr>
                <w:lang w:val="en-US"/>
              </w:rPr>
            </w:rPrChange>
          </w:rPr>
          <w:t xml:space="preserve">   </w:t>
        </w:r>
      </w:ins>
      <w:r w:rsidR="0005475D" w:rsidRPr="00AF338D">
        <w:rPr>
          <w:rFonts w:ascii="Times New Roman" w:hAnsi="Times New Roman" w:cs="Times New Roman"/>
          <w:rPrChange w:id="143" w:author="Lê Thị Trúc Phương" w:date="2020-07-08T11:04:00Z">
            <w:rPr/>
          </w:rPrChange>
        </w:rPr>
        <w:t>TÊN CHƯƠNG 1</w:t>
      </w:r>
      <w:bookmarkEnd w:id="140"/>
    </w:p>
    <w:p w14:paraId="28936A21" w14:textId="77777777" w:rsidR="00C05CE5" w:rsidRPr="00A5343C" w:rsidRDefault="00BE161C" w:rsidP="00CF53A2">
      <w:pPr>
        <w:pStyle w:val="Heading2"/>
        <w:rPr>
          <w:rFonts w:ascii="Times New Roman" w:eastAsia="Times New Roman" w:hAnsi="Times New Roman" w:cs="Times New Roman"/>
          <w:lang w:val="en-US"/>
        </w:rPr>
      </w:pPr>
      <w:bookmarkStart w:id="144" w:name="_Toc367742497"/>
      <w:r w:rsidRPr="00A5343C">
        <w:rPr>
          <w:rFonts w:ascii="Times New Roman" w:eastAsia="Times New Roman" w:hAnsi="Times New Roman" w:cs="Times New Roman"/>
          <w:lang w:val="en-US"/>
        </w:rPr>
        <w:t>Chủ đề cấp độ 2</w:t>
      </w:r>
      <w:bookmarkEnd w:id="144"/>
    </w:p>
    <w:p w14:paraId="3A5B2F68" w14:textId="77777777" w:rsidR="00126A4E" w:rsidRPr="00A5343C" w:rsidRDefault="00126A4E" w:rsidP="00D8251D">
      <w:pPr>
        <w:rPr>
          <w:rFonts w:ascii="Times New Roman" w:hAnsi="Times New Roman" w:cs="Times New Roman"/>
          <w:szCs w:val="26"/>
          <w:lang w:val="en-US"/>
        </w:rPr>
      </w:pPr>
      <w:r w:rsidRPr="00A5343C">
        <w:rPr>
          <w:rFonts w:ascii="Times New Roman" w:hAnsi="Times New Roman" w:cs="Times New Roman"/>
          <w:szCs w:val="26"/>
          <w:lang w:val="en-US"/>
        </w:rPr>
        <w:t>Nội dung …………………</w:t>
      </w:r>
    </w:p>
    <w:p w14:paraId="57368431" w14:textId="77777777" w:rsidR="00126A4E" w:rsidRPr="00A5343C" w:rsidRDefault="00126A4E" w:rsidP="00D8251D">
      <w:pPr>
        <w:rPr>
          <w:rFonts w:ascii="Times New Roman" w:hAnsi="Times New Roman" w:cs="Times New Roman"/>
          <w:szCs w:val="26"/>
          <w:lang w:val="en-US"/>
        </w:rPr>
      </w:pPr>
      <w:r w:rsidRPr="00A5343C">
        <w:rPr>
          <w:rFonts w:ascii="Times New Roman" w:hAnsi="Times New Roman" w:cs="Times New Roman"/>
          <w:szCs w:val="26"/>
          <w:lang w:val="en-US"/>
        </w:rPr>
        <w:t>Nội dung………………….</w:t>
      </w:r>
    </w:p>
    <w:p w14:paraId="617A3CB7" w14:textId="77777777" w:rsidR="00C05CE5" w:rsidRPr="00A5343C" w:rsidRDefault="00BE161C" w:rsidP="00CF53A2">
      <w:pPr>
        <w:pStyle w:val="Heading3"/>
        <w:rPr>
          <w:rFonts w:ascii="Times New Roman" w:eastAsia="Times New Roman" w:hAnsi="Times New Roman" w:cs="Times New Roman"/>
          <w:lang w:val="en-US"/>
        </w:rPr>
      </w:pPr>
      <w:bookmarkStart w:id="145" w:name="_Toc367742498"/>
      <w:r w:rsidRPr="00A5343C">
        <w:rPr>
          <w:rFonts w:ascii="Times New Roman" w:eastAsia="Times New Roman" w:hAnsi="Times New Roman" w:cs="Times New Roman"/>
          <w:lang w:val="en-US"/>
        </w:rPr>
        <w:t>Chủ đề cấp độ 3</w:t>
      </w:r>
      <w:bookmarkEnd w:id="145"/>
    </w:p>
    <w:p w14:paraId="29782E6B" w14:textId="77777777" w:rsidR="00126A4E" w:rsidRPr="00A5343C" w:rsidRDefault="00126A4E" w:rsidP="00D8251D">
      <w:pPr>
        <w:ind w:firstLine="227"/>
        <w:rPr>
          <w:rFonts w:ascii="Times New Roman" w:hAnsi="Times New Roman" w:cs="Times New Roman"/>
          <w:lang w:val="en-US"/>
        </w:rPr>
      </w:pPr>
      <w:r w:rsidRPr="00A5343C">
        <w:rPr>
          <w:rFonts w:ascii="Times New Roman" w:hAnsi="Times New Roman" w:cs="Times New Roman"/>
          <w:lang w:val="en-US"/>
        </w:rPr>
        <w:t>Nội dung</w:t>
      </w:r>
    </w:p>
    <w:p w14:paraId="029994F8" w14:textId="77777777" w:rsidR="00C05CE5" w:rsidRPr="00A5343C" w:rsidRDefault="00BE161C" w:rsidP="00BE161C">
      <w:pPr>
        <w:pStyle w:val="Heading3"/>
        <w:rPr>
          <w:rFonts w:ascii="Times New Roman" w:eastAsia="Times New Roman" w:hAnsi="Times New Roman" w:cs="Times New Roman"/>
        </w:rPr>
      </w:pPr>
      <w:bookmarkStart w:id="146" w:name="_Toc367742499"/>
      <w:r w:rsidRPr="00A5343C">
        <w:rPr>
          <w:rFonts w:ascii="Times New Roman" w:eastAsia="Times New Roman" w:hAnsi="Times New Roman" w:cs="Times New Roman"/>
          <w:lang w:val="en-US"/>
        </w:rPr>
        <w:t>Chủ đề cấp độ 3</w:t>
      </w:r>
      <w:bookmarkEnd w:id="146"/>
    </w:p>
    <w:p w14:paraId="58F49641" w14:textId="77777777" w:rsidR="00D8251D" w:rsidRPr="00A5343C" w:rsidRDefault="00DC43AC" w:rsidP="00D8251D">
      <w:pPr>
        <w:pStyle w:val="Heading4"/>
        <w:rPr>
          <w:rFonts w:ascii="Times New Roman" w:hAnsi="Times New Roman" w:cs="Times New Roman"/>
          <w:lang w:val="en-US"/>
        </w:rPr>
      </w:pPr>
      <w:bookmarkStart w:id="147" w:name="_Toc367742500"/>
      <w:r w:rsidRPr="00A5343C">
        <w:rPr>
          <w:rFonts w:ascii="Times New Roman" w:hAnsi="Times New Roman" w:cs="Times New Roman"/>
          <w:lang w:val="en-US"/>
        </w:rPr>
        <w:t>Chủ đề cấp độ 4</w:t>
      </w:r>
      <w:bookmarkEnd w:id="147"/>
    </w:p>
    <w:p w14:paraId="3A35233E" w14:textId="77777777" w:rsidR="00126A4E" w:rsidRPr="00A5343C" w:rsidRDefault="00126A4E" w:rsidP="00D8251D">
      <w:pPr>
        <w:ind w:firstLine="624"/>
        <w:rPr>
          <w:rFonts w:ascii="Times New Roman" w:hAnsi="Times New Roman" w:cs="Times New Roman"/>
          <w:lang w:val="en-US"/>
        </w:rPr>
      </w:pPr>
      <w:r w:rsidRPr="00A5343C">
        <w:rPr>
          <w:rFonts w:ascii="Times New Roman" w:hAnsi="Times New Roman" w:cs="Times New Roman"/>
          <w:lang w:val="en-US"/>
        </w:rPr>
        <w:t>Nội dung</w:t>
      </w:r>
    </w:p>
    <w:p w14:paraId="2395D406" w14:textId="77777777" w:rsidR="007F4B40" w:rsidRPr="00A5343C" w:rsidRDefault="007F4B40" w:rsidP="00C05CE5">
      <w:pPr>
        <w:spacing w:after="0"/>
        <w:jc w:val="both"/>
        <w:outlineLvl w:val="0"/>
        <w:rPr>
          <w:rFonts w:ascii="Times New Roman" w:eastAsia="Times New Roman" w:hAnsi="Times New Roman" w:cs="Times New Roman"/>
          <w:b/>
          <w:sz w:val="30"/>
          <w:szCs w:val="30"/>
          <w:lang w:val="en-US"/>
        </w:rPr>
      </w:pPr>
      <w:bookmarkStart w:id="148" w:name="_Toc140297269"/>
      <w:bookmarkStart w:id="149" w:name="_Toc142813558"/>
    </w:p>
    <w:p w14:paraId="45F39D22" w14:textId="77777777" w:rsidR="007F4B40" w:rsidRPr="00A5343C" w:rsidRDefault="007F4B40" w:rsidP="007F4B40">
      <w:pPr>
        <w:pStyle w:val="Caption"/>
        <w:rPr>
          <w:rFonts w:ascii="Times New Roman" w:hAnsi="Times New Roman" w:cs="Times New Roman"/>
          <w:lang w:val="en-US"/>
        </w:rPr>
      </w:pPr>
      <w:bookmarkStart w:id="150" w:name="_Toc367742554"/>
      <w:r w:rsidRPr="00A5343C">
        <w:rPr>
          <w:rFonts w:ascii="Times New Roman" w:hAnsi="Times New Roman" w:cs="Times New Roman"/>
        </w:rPr>
        <w:t xml:space="preserve">Hình </w:t>
      </w:r>
      <w:r w:rsidR="001C4790" w:rsidRPr="00A5343C">
        <w:rPr>
          <w:rFonts w:ascii="Times New Roman" w:hAnsi="Times New Roman" w:cs="Times New Roman"/>
        </w:rPr>
        <w:fldChar w:fldCharType="begin"/>
      </w:r>
      <w:r w:rsidR="00B9258D" w:rsidRPr="00A5343C">
        <w:rPr>
          <w:rFonts w:ascii="Times New Roman" w:hAnsi="Times New Roman" w:cs="Times New Roman"/>
        </w:rPr>
        <w:instrText xml:space="preserve"> STYLEREF 1 \s </w:instrText>
      </w:r>
      <w:r w:rsidR="001C4790" w:rsidRPr="00A5343C">
        <w:rPr>
          <w:rFonts w:ascii="Times New Roman" w:hAnsi="Times New Roman" w:cs="Times New Roman"/>
        </w:rPr>
        <w:fldChar w:fldCharType="separate"/>
      </w:r>
      <w:r w:rsidR="00C747D5">
        <w:rPr>
          <w:rFonts w:ascii="Times New Roman" w:hAnsi="Times New Roman" w:cs="Times New Roman"/>
          <w:noProof/>
        </w:rPr>
        <w:t>1</w:t>
      </w:r>
      <w:r w:rsidR="001C4790" w:rsidRPr="00A5343C">
        <w:rPr>
          <w:rFonts w:ascii="Times New Roman" w:hAnsi="Times New Roman" w:cs="Times New Roman"/>
          <w:noProof/>
        </w:rPr>
        <w:fldChar w:fldCharType="end"/>
      </w:r>
      <w:r w:rsidRPr="00A5343C">
        <w:rPr>
          <w:rFonts w:ascii="Times New Roman" w:hAnsi="Times New Roman" w:cs="Times New Roman"/>
        </w:rPr>
        <w:t>.</w:t>
      </w:r>
      <w:r w:rsidR="001C4790" w:rsidRPr="00A5343C">
        <w:rPr>
          <w:rFonts w:ascii="Times New Roman" w:hAnsi="Times New Roman" w:cs="Times New Roman"/>
        </w:rPr>
        <w:fldChar w:fldCharType="begin"/>
      </w:r>
      <w:r w:rsidR="00B9258D" w:rsidRPr="00A5343C">
        <w:rPr>
          <w:rFonts w:ascii="Times New Roman" w:hAnsi="Times New Roman" w:cs="Times New Roman"/>
        </w:rPr>
        <w:instrText xml:space="preserve"> SEQ Hình \* ARABIC \s 1 </w:instrText>
      </w:r>
      <w:r w:rsidR="001C4790" w:rsidRPr="00A5343C">
        <w:rPr>
          <w:rFonts w:ascii="Times New Roman" w:hAnsi="Times New Roman" w:cs="Times New Roman"/>
        </w:rPr>
        <w:fldChar w:fldCharType="separate"/>
      </w:r>
      <w:r w:rsidR="00C747D5">
        <w:rPr>
          <w:rFonts w:ascii="Times New Roman" w:hAnsi="Times New Roman" w:cs="Times New Roman"/>
          <w:noProof/>
        </w:rPr>
        <w:t>1</w:t>
      </w:r>
      <w:r w:rsidR="001C4790" w:rsidRPr="00A5343C">
        <w:rPr>
          <w:rFonts w:ascii="Times New Roman" w:hAnsi="Times New Roman" w:cs="Times New Roman"/>
          <w:noProof/>
        </w:rPr>
        <w:fldChar w:fldCharType="end"/>
      </w:r>
      <w:r w:rsidRPr="00A5343C">
        <w:rPr>
          <w:rFonts w:ascii="Times New Roman" w:hAnsi="Times New Roman" w:cs="Times New Roman"/>
          <w:lang w:val="en-US"/>
        </w:rPr>
        <w:t>: Tên hình 1</w:t>
      </w:r>
      <w:bookmarkEnd w:id="150"/>
    </w:p>
    <w:p w14:paraId="2DDFE89C" w14:textId="77777777" w:rsidR="007F4B40" w:rsidRPr="00A5343C" w:rsidRDefault="007F4B40" w:rsidP="007F4B40">
      <w:pPr>
        <w:rPr>
          <w:rFonts w:ascii="Times New Roman" w:hAnsi="Times New Roman" w:cs="Times New Roman"/>
          <w:lang w:val="en-US"/>
        </w:rPr>
      </w:pPr>
    </w:p>
    <w:p w14:paraId="01EB788D" w14:textId="77777777" w:rsidR="007F4B40" w:rsidRPr="00A5343C" w:rsidRDefault="007F4B40" w:rsidP="007F4B40">
      <w:pPr>
        <w:pStyle w:val="Caption"/>
        <w:rPr>
          <w:rFonts w:ascii="Times New Roman" w:hAnsi="Times New Roman" w:cs="Times New Roman"/>
          <w:lang w:val="en-US"/>
        </w:rPr>
      </w:pPr>
      <w:bookmarkStart w:id="151" w:name="_Toc367742567"/>
      <w:r w:rsidRPr="00A5343C">
        <w:rPr>
          <w:rFonts w:ascii="Times New Roman" w:hAnsi="Times New Roman" w:cs="Times New Roman"/>
        </w:rPr>
        <w:t xml:space="preserve">Bảng </w:t>
      </w:r>
      <w:r w:rsidR="001C4790" w:rsidRPr="00A5343C">
        <w:rPr>
          <w:rFonts w:ascii="Times New Roman" w:hAnsi="Times New Roman" w:cs="Times New Roman"/>
        </w:rPr>
        <w:fldChar w:fldCharType="begin"/>
      </w:r>
      <w:r w:rsidR="00B9258D" w:rsidRPr="00A5343C">
        <w:rPr>
          <w:rFonts w:ascii="Times New Roman" w:hAnsi="Times New Roman" w:cs="Times New Roman"/>
        </w:rPr>
        <w:instrText xml:space="preserve"> STYLEREF 1 \s </w:instrText>
      </w:r>
      <w:r w:rsidR="001C4790" w:rsidRPr="00A5343C">
        <w:rPr>
          <w:rFonts w:ascii="Times New Roman" w:hAnsi="Times New Roman" w:cs="Times New Roman"/>
        </w:rPr>
        <w:fldChar w:fldCharType="separate"/>
      </w:r>
      <w:r w:rsidR="00C747D5">
        <w:rPr>
          <w:rFonts w:ascii="Times New Roman" w:hAnsi="Times New Roman" w:cs="Times New Roman"/>
          <w:noProof/>
        </w:rPr>
        <w:t>1</w:t>
      </w:r>
      <w:r w:rsidR="001C4790" w:rsidRPr="00A5343C">
        <w:rPr>
          <w:rFonts w:ascii="Times New Roman" w:hAnsi="Times New Roman" w:cs="Times New Roman"/>
          <w:noProof/>
        </w:rPr>
        <w:fldChar w:fldCharType="end"/>
      </w:r>
      <w:r w:rsidR="002B6D31" w:rsidRPr="00A5343C">
        <w:rPr>
          <w:rFonts w:ascii="Times New Roman" w:hAnsi="Times New Roman" w:cs="Times New Roman"/>
        </w:rPr>
        <w:t>.</w:t>
      </w:r>
      <w:r w:rsidR="001C4790" w:rsidRPr="00A5343C">
        <w:rPr>
          <w:rFonts w:ascii="Times New Roman" w:hAnsi="Times New Roman" w:cs="Times New Roman"/>
        </w:rPr>
        <w:fldChar w:fldCharType="begin"/>
      </w:r>
      <w:r w:rsidR="00B9258D" w:rsidRPr="00A5343C">
        <w:rPr>
          <w:rFonts w:ascii="Times New Roman" w:hAnsi="Times New Roman" w:cs="Times New Roman"/>
        </w:rPr>
        <w:instrText xml:space="preserve"> SEQ Bảng \* ARABIC \s 1 </w:instrText>
      </w:r>
      <w:r w:rsidR="001C4790" w:rsidRPr="00A5343C">
        <w:rPr>
          <w:rFonts w:ascii="Times New Roman" w:hAnsi="Times New Roman" w:cs="Times New Roman"/>
        </w:rPr>
        <w:fldChar w:fldCharType="separate"/>
      </w:r>
      <w:r w:rsidR="00C747D5">
        <w:rPr>
          <w:rFonts w:ascii="Times New Roman" w:hAnsi="Times New Roman" w:cs="Times New Roman"/>
          <w:noProof/>
        </w:rPr>
        <w:t>1</w:t>
      </w:r>
      <w:r w:rsidR="001C4790" w:rsidRPr="00A5343C">
        <w:rPr>
          <w:rFonts w:ascii="Times New Roman" w:hAnsi="Times New Roman" w:cs="Times New Roman"/>
          <w:noProof/>
        </w:rPr>
        <w:fldChar w:fldCharType="end"/>
      </w:r>
      <w:r w:rsidRPr="00A5343C">
        <w:rPr>
          <w:rFonts w:ascii="Times New Roman" w:hAnsi="Times New Roman" w:cs="Times New Roman"/>
          <w:lang w:val="en-US"/>
        </w:rPr>
        <w:t>: Tên bảng 1</w:t>
      </w:r>
      <w:bookmarkEnd w:id="151"/>
    </w:p>
    <w:p w14:paraId="417C5E76" w14:textId="77777777" w:rsidR="007F4B40" w:rsidRPr="00A5343C" w:rsidRDefault="007F4B40" w:rsidP="007F4B40">
      <w:pPr>
        <w:rPr>
          <w:rFonts w:ascii="Times New Roman" w:hAnsi="Times New Roman" w:cs="Times New Roman"/>
          <w:lang w:val="en-US"/>
        </w:rPr>
      </w:pPr>
    </w:p>
    <w:p w14:paraId="5B40B946" w14:textId="77777777" w:rsidR="006C7C5D" w:rsidRPr="00A5343C" w:rsidRDefault="006C7C5D" w:rsidP="007F4B40">
      <w:pPr>
        <w:rPr>
          <w:rFonts w:ascii="Times New Roman" w:hAnsi="Times New Roman" w:cs="Times New Roman"/>
          <w:szCs w:val="26"/>
          <w:lang w:val="en-US"/>
        </w:rPr>
      </w:pPr>
    </w:p>
    <w:p w14:paraId="5D108C31" w14:textId="77777777" w:rsidR="006C7C5D" w:rsidRPr="00A5343C" w:rsidRDefault="006C7C5D" w:rsidP="007F4B40">
      <w:pPr>
        <w:rPr>
          <w:rFonts w:ascii="Times New Roman" w:hAnsi="Times New Roman" w:cs="Times New Roman"/>
          <w:szCs w:val="26"/>
          <w:lang w:val="en-US"/>
        </w:rPr>
      </w:pPr>
    </w:p>
    <w:p w14:paraId="5EDF24DE" w14:textId="77777777" w:rsidR="006C7C5D" w:rsidRPr="00A5343C" w:rsidRDefault="006C7C5D" w:rsidP="007F4B40">
      <w:pPr>
        <w:rPr>
          <w:rFonts w:ascii="Times New Roman" w:hAnsi="Times New Roman" w:cs="Times New Roman"/>
          <w:szCs w:val="26"/>
          <w:lang w:val="en-US"/>
        </w:rPr>
        <w:sectPr w:rsidR="006C7C5D" w:rsidRPr="00A5343C" w:rsidSect="00745672">
          <w:footerReference w:type="default" r:id="rId8"/>
          <w:pgSz w:w="11906" w:h="16838"/>
          <w:pgMar w:top="1701" w:right="1134" w:bottom="1985" w:left="1985" w:header="708" w:footer="708" w:gutter="0"/>
          <w:pgNumType w:start="1"/>
          <w:cols w:space="708"/>
          <w:docGrid w:linePitch="360"/>
        </w:sectPr>
      </w:pPr>
    </w:p>
    <w:p w14:paraId="31963629" w14:textId="77777777" w:rsidR="00C05CE5" w:rsidRPr="00A5343C" w:rsidRDefault="0005475D" w:rsidP="00F300BB">
      <w:pPr>
        <w:pStyle w:val="Heading1"/>
      </w:pPr>
      <w:bookmarkStart w:id="152" w:name="_Toc367742501"/>
      <w:bookmarkEnd w:id="148"/>
      <w:bookmarkEnd w:id="149"/>
      <w:r w:rsidRPr="00A5343C">
        <w:lastRenderedPageBreak/>
        <w:t>TÊN CHƯƠNG 2</w:t>
      </w:r>
      <w:bookmarkEnd w:id="152"/>
    </w:p>
    <w:p w14:paraId="6AA890BE" w14:textId="77777777" w:rsidR="0005475D" w:rsidRPr="00A5343C" w:rsidRDefault="0005475D" w:rsidP="00CF53A2">
      <w:pPr>
        <w:pStyle w:val="Heading2"/>
        <w:rPr>
          <w:rFonts w:ascii="Times New Roman" w:eastAsia="Times New Roman" w:hAnsi="Times New Roman" w:cs="Times New Roman"/>
          <w:lang w:val="en-US"/>
        </w:rPr>
      </w:pPr>
      <w:bookmarkStart w:id="153" w:name="_Toc367742502"/>
      <w:r w:rsidRPr="00A5343C">
        <w:rPr>
          <w:rFonts w:ascii="Times New Roman" w:eastAsia="Times New Roman" w:hAnsi="Times New Roman" w:cs="Times New Roman"/>
          <w:lang w:val="en-US"/>
        </w:rPr>
        <w:t>Chủ đề cấp độ 2</w:t>
      </w:r>
      <w:bookmarkEnd w:id="153"/>
    </w:p>
    <w:p w14:paraId="5FC5BEA9" w14:textId="77777777" w:rsidR="0005475D" w:rsidRPr="00A5343C" w:rsidRDefault="0005475D" w:rsidP="0005475D">
      <w:pPr>
        <w:pStyle w:val="Heading3"/>
        <w:rPr>
          <w:rFonts w:ascii="Times New Roman" w:hAnsi="Times New Roman" w:cs="Times New Roman"/>
          <w:lang w:val="en-US"/>
        </w:rPr>
      </w:pPr>
      <w:bookmarkStart w:id="154" w:name="_Toc367742503"/>
      <w:r w:rsidRPr="00A5343C">
        <w:rPr>
          <w:rFonts w:ascii="Times New Roman" w:hAnsi="Times New Roman" w:cs="Times New Roman"/>
          <w:lang w:val="en-US"/>
        </w:rPr>
        <w:t>Chủ đề cấp độ 3</w:t>
      </w:r>
      <w:bookmarkEnd w:id="154"/>
    </w:p>
    <w:p w14:paraId="403039FA" w14:textId="77777777" w:rsidR="0005475D" w:rsidRPr="00A5343C" w:rsidRDefault="0005475D" w:rsidP="0005475D">
      <w:pPr>
        <w:pStyle w:val="Heading4"/>
        <w:rPr>
          <w:rFonts w:ascii="Times New Roman" w:hAnsi="Times New Roman" w:cs="Times New Roman"/>
          <w:lang w:val="en-US"/>
        </w:rPr>
      </w:pPr>
      <w:bookmarkStart w:id="155" w:name="_Toc367742504"/>
      <w:r w:rsidRPr="00A5343C">
        <w:rPr>
          <w:rFonts w:ascii="Times New Roman" w:hAnsi="Times New Roman" w:cs="Times New Roman"/>
          <w:lang w:val="en-US"/>
        </w:rPr>
        <w:t>Chủ đề cấp độ 4</w:t>
      </w:r>
      <w:bookmarkEnd w:id="155"/>
    </w:p>
    <w:p w14:paraId="152D0AD5" w14:textId="77777777" w:rsidR="002B6D31" w:rsidRPr="00A5343C" w:rsidRDefault="002B6D31" w:rsidP="002B6D31">
      <w:pPr>
        <w:pStyle w:val="Caption"/>
        <w:rPr>
          <w:rFonts w:ascii="Times New Roman" w:hAnsi="Times New Roman" w:cs="Times New Roman"/>
          <w:lang w:val="en-US"/>
        </w:rPr>
      </w:pPr>
    </w:p>
    <w:p w14:paraId="7C054D24" w14:textId="77777777" w:rsidR="002B6D31" w:rsidRPr="00A5343C" w:rsidRDefault="002B6D31" w:rsidP="002B6D31">
      <w:pPr>
        <w:pStyle w:val="Caption"/>
        <w:rPr>
          <w:rFonts w:ascii="Times New Roman" w:hAnsi="Times New Roman" w:cs="Times New Roman"/>
          <w:lang w:val="en-US"/>
        </w:rPr>
      </w:pPr>
      <w:bookmarkStart w:id="156" w:name="_Toc367742568"/>
      <w:r w:rsidRPr="00A5343C">
        <w:rPr>
          <w:rFonts w:ascii="Times New Roman" w:hAnsi="Times New Roman" w:cs="Times New Roman"/>
        </w:rPr>
        <w:t xml:space="preserve">Bảng </w:t>
      </w:r>
      <w:r w:rsidR="001C4790" w:rsidRPr="00A5343C">
        <w:rPr>
          <w:rFonts w:ascii="Times New Roman" w:hAnsi="Times New Roman" w:cs="Times New Roman"/>
        </w:rPr>
        <w:fldChar w:fldCharType="begin"/>
      </w:r>
      <w:r w:rsidR="00B9258D" w:rsidRPr="00A5343C">
        <w:rPr>
          <w:rFonts w:ascii="Times New Roman" w:hAnsi="Times New Roman" w:cs="Times New Roman"/>
        </w:rPr>
        <w:instrText xml:space="preserve"> STYLEREF 1 \s </w:instrText>
      </w:r>
      <w:r w:rsidR="001C4790" w:rsidRPr="00A5343C">
        <w:rPr>
          <w:rFonts w:ascii="Times New Roman" w:hAnsi="Times New Roman" w:cs="Times New Roman"/>
        </w:rPr>
        <w:fldChar w:fldCharType="separate"/>
      </w:r>
      <w:r w:rsidR="00C747D5">
        <w:rPr>
          <w:rFonts w:ascii="Times New Roman" w:hAnsi="Times New Roman" w:cs="Times New Roman"/>
          <w:noProof/>
        </w:rPr>
        <w:t>2</w:t>
      </w:r>
      <w:r w:rsidR="001C4790" w:rsidRPr="00A5343C">
        <w:rPr>
          <w:rFonts w:ascii="Times New Roman" w:hAnsi="Times New Roman" w:cs="Times New Roman"/>
          <w:noProof/>
        </w:rPr>
        <w:fldChar w:fldCharType="end"/>
      </w:r>
      <w:r w:rsidRPr="00A5343C">
        <w:rPr>
          <w:rFonts w:ascii="Times New Roman" w:hAnsi="Times New Roman" w:cs="Times New Roman"/>
        </w:rPr>
        <w:t>.</w:t>
      </w:r>
      <w:r w:rsidR="001C4790" w:rsidRPr="00A5343C">
        <w:rPr>
          <w:rFonts w:ascii="Times New Roman" w:hAnsi="Times New Roman" w:cs="Times New Roman"/>
        </w:rPr>
        <w:fldChar w:fldCharType="begin"/>
      </w:r>
      <w:r w:rsidR="00B9258D" w:rsidRPr="00A5343C">
        <w:rPr>
          <w:rFonts w:ascii="Times New Roman" w:hAnsi="Times New Roman" w:cs="Times New Roman"/>
        </w:rPr>
        <w:instrText xml:space="preserve"> SEQ Bảng \* ARABIC \s 1 </w:instrText>
      </w:r>
      <w:r w:rsidR="001C4790" w:rsidRPr="00A5343C">
        <w:rPr>
          <w:rFonts w:ascii="Times New Roman" w:hAnsi="Times New Roman" w:cs="Times New Roman"/>
        </w:rPr>
        <w:fldChar w:fldCharType="separate"/>
      </w:r>
      <w:r w:rsidR="00C747D5">
        <w:rPr>
          <w:rFonts w:ascii="Times New Roman" w:hAnsi="Times New Roman" w:cs="Times New Roman"/>
          <w:noProof/>
        </w:rPr>
        <w:t>1</w:t>
      </w:r>
      <w:r w:rsidR="001C4790" w:rsidRPr="00A5343C">
        <w:rPr>
          <w:rFonts w:ascii="Times New Roman" w:hAnsi="Times New Roman" w:cs="Times New Roman"/>
          <w:noProof/>
        </w:rPr>
        <w:fldChar w:fldCharType="end"/>
      </w:r>
      <w:r w:rsidRPr="00A5343C">
        <w:rPr>
          <w:rFonts w:ascii="Times New Roman" w:hAnsi="Times New Roman" w:cs="Times New Roman"/>
          <w:lang w:val="en-US"/>
        </w:rPr>
        <w:t>: Tên bảng 1</w:t>
      </w:r>
      <w:bookmarkEnd w:id="156"/>
    </w:p>
    <w:p w14:paraId="726D4E05" w14:textId="77777777" w:rsidR="0005475D" w:rsidRPr="00A5343C" w:rsidRDefault="0005475D" w:rsidP="0005475D">
      <w:pPr>
        <w:pStyle w:val="Heading2"/>
        <w:rPr>
          <w:rFonts w:ascii="Times New Roman" w:hAnsi="Times New Roman" w:cs="Times New Roman"/>
          <w:lang w:val="en-US"/>
        </w:rPr>
      </w:pPr>
      <w:bookmarkStart w:id="157" w:name="_Toc367742505"/>
      <w:r w:rsidRPr="00A5343C">
        <w:rPr>
          <w:rFonts w:ascii="Times New Roman" w:hAnsi="Times New Roman" w:cs="Times New Roman"/>
          <w:lang w:val="en-US"/>
        </w:rPr>
        <w:t>Chủ đề cấp độ 2</w:t>
      </w:r>
      <w:bookmarkEnd w:id="157"/>
    </w:p>
    <w:p w14:paraId="6656FE0A" w14:textId="77777777" w:rsidR="0005475D" w:rsidRPr="00A5343C" w:rsidRDefault="0005475D" w:rsidP="0005475D">
      <w:pPr>
        <w:pStyle w:val="Heading3"/>
        <w:rPr>
          <w:rFonts w:ascii="Times New Roman" w:hAnsi="Times New Roman" w:cs="Times New Roman"/>
          <w:lang w:val="en-US"/>
        </w:rPr>
      </w:pPr>
      <w:bookmarkStart w:id="158" w:name="_Toc367742506"/>
      <w:r w:rsidRPr="00A5343C">
        <w:rPr>
          <w:rFonts w:ascii="Times New Roman" w:hAnsi="Times New Roman" w:cs="Times New Roman"/>
          <w:lang w:val="en-US"/>
        </w:rPr>
        <w:t>Chủ đề cấp độ 3</w:t>
      </w:r>
      <w:bookmarkEnd w:id="158"/>
    </w:p>
    <w:p w14:paraId="325CB8F3" w14:textId="77777777" w:rsidR="007F4B40" w:rsidRPr="00A5343C" w:rsidRDefault="007F4B40" w:rsidP="007F4B40">
      <w:pPr>
        <w:rPr>
          <w:rFonts w:ascii="Times New Roman" w:hAnsi="Times New Roman" w:cs="Times New Roman"/>
          <w:szCs w:val="26"/>
          <w:lang w:val="en-US"/>
        </w:rPr>
      </w:pPr>
    </w:p>
    <w:p w14:paraId="2A300AA9" w14:textId="77777777" w:rsidR="007F4B40" w:rsidRPr="00A5343C" w:rsidRDefault="007F4B40" w:rsidP="007F4B40">
      <w:pPr>
        <w:rPr>
          <w:rFonts w:ascii="Times New Roman" w:hAnsi="Times New Roman" w:cs="Times New Roman"/>
          <w:szCs w:val="26"/>
          <w:lang w:val="en-US"/>
        </w:rPr>
      </w:pPr>
    </w:p>
    <w:p w14:paraId="1015BAB5" w14:textId="77777777" w:rsidR="00FB5442" w:rsidRPr="00A5343C" w:rsidRDefault="00FB5442" w:rsidP="007F4B40">
      <w:pPr>
        <w:rPr>
          <w:rFonts w:ascii="Times New Roman" w:hAnsi="Times New Roman" w:cs="Times New Roman"/>
          <w:szCs w:val="26"/>
          <w:lang w:val="en-US"/>
        </w:rPr>
        <w:sectPr w:rsidR="00FB5442" w:rsidRPr="00A5343C" w:rsidSect="007F4B40">
          <w:pgSz w:w="11906" w:h="16838"/>
          <w:pgMar w:top="1701" w:right="1134" w:bottom="1985" w:left="1985" w:header="708" w:footer="708" w:gutter="0"/>
          <w:cols w:space="708"/>
          <w:docGrid w:linePitch="360"/>
        </w:sectPr>
      </w:pPr>
    </w:p>
    <w:p w14:paraId="2CA865E8" w14:textId="77777777" w:rsidR="00FB5442" w:rsidRPr="00A5343C" w:rsidRDefault="00FB5442" w:rsidP="00FB5442">
      <w:pPr>
        <w:pStyle w:val="Heading1"/>
      </w:pPr>
      <w:bookmarkStart w:id="159" w:name="_Toc367742507"/>
      <w:r w:rsidRPr="00A5343C">
        <w:lastRenderedPageBreak/>
        <w:t>TÊN CHƯƠNG 3</w:t>
      </w:r>
      <w:bookmarkEnd w:id="159"/>
    </w:p>
    <w:p w14:paraId="535A38F1" w14:textId="77777777" w:rsidR="00FB5442" w:rsidRPr="00A5343C" w:rsidRDefault="00FB5442" w:rsidP="00FB5442">
      <w:pPr>
        <w:pStyle w:val="Heading2"/>
        <w:rPr>
          <w:rFonts w:ascii="Times New Roman" w:hAnsi="Times New Roman" w:cs="Times New Roman"/>
          <w:lang w:val="en-US"/>
        </w:rPr>
      </w:pPr>
      <w:bookmarkStart w:id="160" w:name="_Toc367742508"/>
      <w:r w:rsidRPr="00A5343C">
        <w:rPr>
          <w:rFonts w:ascii="Times New Roman" w:hAnsi="Times New Roman" w:cs="Times New Roman"/>
          <w:lang w:val="en-US"/>
        </w:rPr>
        <w:t>Chủ đề cấp độ 2</w:t>
      </w:r>
      <w:bookmarkEnd w:id="160"/>
    </w:p>
    <w:p w14:paraId="47475037" w14:textId="77777777" w:rsidR="00126A4E" w:rsidRPr="00A5343C" w:rsidRDefault="00126A4E" w:rsidP="00126A4E">
      <w:pPr>
        <w:rPr>
          <w:rFonts w:ascii="Times New Roman" w:hAnsi="Times New Roman" w:cs="Times New Roman"/>
          <w:szCs w:val="26"/>
          <w:lang w:val="en-US"/>
        </w:rPr>
      </w:pPr>
      <w:r w:rsidRPr="00A5343C">
        <w:rPr>
          <w:rFonts w:ascii="Times New Roman" w:hAnsi="Times New Roman" w:cs="Times New Roman"/>
          <w:szCs w:val="26"/>
          <w:lang w:val="en-US"/>
        </w:rPr>
        <w:t>Nội dung …………………</w:t>
      </w:r>
    </w:p>
    <w:p w14:paraId="15DD1F95" w14:textId="77777777" w:rsidR="00126A4E" w:rsidRPr="00A5343C" w:rsidRDefault="00126A4E" w:rsidP="00126A4E">
      <w:pPr>
        <w:rPr>
          <w:rFonts w:ascii="Times New Roman" w:hAnsi="Times New Roman" w:cs="Times New Roman"/>
          <w:szCs w:val="26"/>
          <w:lang w:val="en-US"/>
        </w:rPr>
      </w:pPr>
      <w:r w:rsidRPr="00A5343C">
        <w:rPr>
          <w:rFonts w:ascii="Times New Roman" w:hAnsi="Times New Roman" w:cs="Times New Roman"/>
          <w:szCs w:val="26"/>
          <w:lang w:val="en-US"/>
        </w:rPr>
        <w:t>Nội dung………………….</w:t>
      </w:r>
    </w:p>
    <w:p w14:paraId="5F11432F" w14:textId="77777777" w:rsidR="00FB5442" w:rsidRPr="00A5343C" w:rsidRDefault="00FB5442" w:rsidP="00FB5442">
      <w:pPr>
        <w:pStyle w:val="Heading3"/>
        <w:rPr>
          <w:rFonts w:ascii="Times New Roman" w:hAnsi="Times New Roman" w:cs="Times New Roman"/>
          <w:lang w:val="en-US"/>
        </w:rPr>
      </w:pPr>
      <w:bookmarkStart w:id="161" w:name="_Toc367742509"/>
      <w:r w:rsidRPr="00A5343C">
        <w:rPr>
          <w:rFonts w:ascii="Times New Roman" w:hAnsi="Times New Roman" w:cs="Times New Roman"/>
          <w:lang w:val="en-US"/>
        </w:rPr>
        <w:t>Chủ đề cấp độ 3</w:t>
      </w:r>
      <w:bookmarkEnd w:id="161"/>
    </w:p>
    <w:p w14:paraId="344B5AC9" w14:textId="77777777" w:rsidR="00FB5442" w:rsidRPr="00A5343C" w:rsidRDefault="00FB5442" w:rsidP="00FB5442">
      <w:pPr>
        <w:pStyle w:val="Heading4"/>
        <w:rPr>
          <w:rFonts w:ascii="Times New Roman" w:hAnsi="Times New Roman" w:cs="Times New Roman"/>
          <w:lang w:val="en-US"/>
        </w:rPr>
      </w:pPr>
      <w:bookmarkStart w:id="162" w:name="_Toc367742510"/>
      <w:r w:rsidRPr="00A5343C">
        <w:rPr>
          <w:rFonts w:ascii="Times New Roman" w:hAnsi="Times New Roman" w:cs="Times New Roman"/>
          <w:lang w:val="en-US"/>
        </w:rPr>
        <w:t>Chủ đề cấp độ 4</w:t>
      </w:r>
      <w:bookmarkEnd w:id="162"/>
    </w:p>
    <w:p w14:paraId="49E69C66" w14:textId="77777777" w:rsidR="00FB5442" w:rsidRPr="00A5343C" w:rsidRDefault="00FB5442" w:rsidP="00FB5442">
      <w:pPr>
        <w:pStyle w:val="Heading2"/>
        <w:rPr>
          <w:rFonts w:ascii="Times New Roman" w:hAnsi="Times New Roman" w:cs="Times New Roman"/>
          <w:lang w:val="en-US"/>
        </w:rPr>
      </w:pPr>
      <w:bookmarkStart w:id="163" w:name="_Toc367742511"/>
      <w:r w:rsidRPr="00A5343C">
        <w:rPr>
          <w:rFonts w:ascii="Times New Roman" w:hAnsi="Times New Roman" w:cs="Times New Roman"/>
          <w:lang w:val="en-US"/>
        </w:rPr>
        <w:t>Chủ đề cấp độ 2</w:t>
      </w:r>
      <w:bookmarkEnd w:id="163"/>
    </w:p>
    <w:p w14:paraId="2F0AC48E" w14:textId="77777777" w:rsidR="00B520EA" w:rsidRPr="00A5343C" w:rsidRDefault="00B520EA" w:rsidP="00B520EA">
      <w:pPr>
        <w:rPr>
          <w:rFonts w:ascii="Times New Roman" w:hAnsi="Times New Roman" w:cs="Times New Roman"/>
          <w:lang w:val="en-US"/>
        </w:rPr>
      </w:pPr>
    </w:p>
    <w:p w14:paraId="4B234AB6" w14:textId="77777777" w:rsidR="00B520EA" w:rsidRPr="00A5343C" w:rsidRDefault="00B520EA" w:rsidP="00B520EA">
      <w:pPr>
        <w:rPr>
          <w:rFonts w:ascii="Times New Roman" w:hAnsi="Times New Roman" w:cs="Times New Roman"/>
          <w:lang w:val="en-US"/>
        </w:rPr>
        <w:sectPr w:rsidR="00B520EA" w:rsidRPr="00A5343C" w:rsidSect="007F4B40">
          <w:pgSz w:w="11906" w:h="16838"/>
          <w:pgMar w:top="1701" w:right="1134" w:bottom="1985" w:left="1985" w:header="708" w:footer="708" w:gutter="0"/>
          <w:cols w:space="708"/>
          <w:docGrid w:linePitch="360"/>
        </w:sectPr>
      </w:pPr>
    </w:p>
    <w:p w14:paraId="23F5FAC4" w14:textId="77777777" w:rsidR="00B520EA" w:rsidRPr="00A5343C" w:rsidRDefault="00B520EA" w:rsidP="00B520EA">
      <w:pPr>
        <w:pStyle w:val="Title"/>
        <w:rPr>
          <w:rFonts w:ascii="Times New Roman" w:hAnsi="Times New Roman" w:cs="Times New Roman"/>
          <w:lang w:val="en-US"/>
        </w:rPr>
      </w:pPr>
      <w:r w:rsidRPr="00A5343C">
        <w:rPr>
          <w:rFonts w:ascii="Times New Roman" w:hAnsi="Times New Roman" w:cs="Times New Roman"/>
          <w:lang w:val="en-US"/>
        </w:rPr>
        <w:lastRenderedPageBreak/>
        <w:t>TÀI LIỆU THAM KHẢO</w:t>
      </w:r>
    </w:p>
    <w:p w14:paraId="2EA1F218" w14:textId="77777777" w:rsidR="00B520EA" w:rsidRPr="00A5343C" w:rsidRDefault="005D7BC1" w:rsidP="00B520EA">
      <w:pPr>
        <w:rPr>
          <w:rFonts w:ascii="Times New Roman" w:hAnsi="Times New Roman" w:cs="Times New Roman"/>
          <w:szCs w:val="26"/>
          <w:lang w:val="en-US"/>
        </w:rPr>
      </w:pPr>
      <w:r w:rsidRPr="00A5343C">
        <w:rPr>
          <w:rFonts w:ascii="Times New Roman" w:hAnsi="Times New Roman" w:cs="Times New Roman"/>
          <w:szCs w:val="26"/>
          <w:lang w:val="en-US"/>
        </w:rPr>
        <w:t>Theo chuẩn IEEE</w:t>
      </w:r>
    </w:p>
    <w:sectPr w:rsidR="00B520EA" w:rsidRPr="00A5343C"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CFE60E" w14:textId="77777777" w:rsidR="00273AA8" w:rsidRDefault="00273AA8" w:rsidP="00C05CE5">
      <w:pPr>
        <w:spacing w:after="0" w:line="240" w:lineRule="auto"/>
      </w:pPr>
      <w:r>
        <w:separator/>
      </w:r>
    </w:p>
  </w:endnote>
  <w:endnote w:type="continuationSeparator" w:id="0">
    <w:p w14:paraId="0B65D7D8" w14:textId="77777777" w:rsidR="00273AA8" w:rsidRDefault="00273AA8"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1979605"/>
      <w:docPartObj>
        <w:docPartGallery w:val="Page Numbers (Bottom of Page)"/>
        <w:docPartUnique/>
      </w:docPartObj>
    </w:sdtPr>
    <w:sdtEndPr>
      <w:rPr>
        <w:noProof/>
      </w:rPr>
    </w:sdtEndPr>
    <w:sdtContent>
      <w:p w14:paraId="667A6629" w14:textId="38EE465D" w:rsidR="00C05CE5" w:rsidRDefault="001C4790" w:rsidP="00C05CE5">
        <w:pPr>
          <w:pStyle w:val="Footer"/>
          <w:pBdr>
            <w:top w:val="double" w:sz="4" w:space="1" w:color="auto"/>
          </w:pBdr>
          <w:jc w:val="center"/>
        </w:pPr>
        <w:r>
          <w:fldChar w:fldCharType="begin"/>
        </w:r>
        <w:r w:rsidR="00C05CE5">
          <w:instrText xml:space="preserve"> PAGE   \* MERGEFORMAT </w:instrText>
        </w:r>
        <w:r>
          <w:fldChar w:fldCharType="separate"/>
        </w:r>
        <w:r w:rsidR="00240B5D">
          <w:rPr>
            <w:noProof/>
          </w:rPr>
          <w:t>1</w:t>
        </w:r>
        <w:r>
          <w:rPr>
            <w:noProof/>
          </w:rPr>
          <w:fldChar w:fldCharType="end"/>
        </w:r>
      </w:p>
    </w:sdtContent>
  </w:sdt>
  <w:p w14:paraId="00AE1355" w14:textId="77777777" w:rsidR="00C05CE5" w:rsidRPr="00C05CE5" w:rsidRDefault="00C05CE5" w:rsidP="00C05CE5">
    <w:pPr>
      <w:pStyle w:val="Footer"/>
      <w:pBdr>
        <w:top w:val="double" w:sz="4" w:space="1" w:color="auto"/>
      </w:pBdr>
      <w:rPr>
        <w:rFonts w:cstheme="majorHAnsi"/>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725BB8" w14:textId="77777777" w:rsidR="00273AA8" w:rsidRDefault="00273AA8" w:rsidP="00C05CE5">
      <w:pPr>
        <w:spacing w:after="0" w:line="240" w:lineRule="auto"/>
      </w:pPr>
      <w:r>
        <w:separator/>
      </w:r>
    </w:p>
  </w:footnote>
  <w:footnote w:type="continuationSeparator" w:id="0">
    <w:p w14:paraId="1FBD5DF1" w14:textId="77777777" w:rsidR="00273AA8" w:rsidRDefault="00273AA8"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7"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9"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F4D565D"/>
    <w:multiLevelType w:val="multilevel"/>
    <w:tmpl w:val="80887786"/>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2"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4"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36"/>
  </w:num>
  <w:num w:numId="2">
    <w:abstractNumId w:val="21"/>
  </w:num>
  <w:num w:numId="3">
    <w:abstractNumId w:val="31"/>
  </w:num>
  <w:num w:numId="4">
    <w:abstractNumId w:val="5"/>
  </w:num>
  <w:num w:numId="5">
    <w:abstractNumId w:val="25"/>
  </w:num>
  <w:num w:numId="6">
    <w:abstractNumId w:val="1"/>
  </w:num>
  <w:num w:numId="7">
    <w:abstractNumId w:val="18"/>
  </w:num>
  <w:num w:numId="8">
    <w:abstractNumId w:val="30"/>
  </w:num>
  <w:num w:numId="9">
    <w:abstractNumId w:val="40"/>
  </w:num>
  <w:num w:numId="10">
    <w:abstractNumId w:val="2"/>
  </w:num>
  <w:num w:numId="11">
    <w:abstractNumId w:val="43"/>
  </w:num>
  <w:num w:numId="12">
    <w:abstractNumId w:val="35"/>
  </w:num>
  <w:num w:numId="13">
    <w:abstractNumId w:val="27"/>
  </w:num>
  <w:num w:numId="14">
    <w:abstractNumId w:val="23"/>
  </w:num>
  <w:num w:numId="15">
    <w:abstractNumId w:val="26"/>
  </w:num>
  <w:num w:numId="16">
    <w:abstractNumId w:val="0"/>
  </w:num>
  <w:num w:numId="17">
    <w:abstractNumId w:val="20"/>
  </w:num>
  <w:num w:numId="18">
    <w:abstractNumId w:val="37"/>
  </w:num>
  <w:num w:numId="19">
    <w:abstractNumId w:val="41"/>
  </w:num>
  <w:num w:numId="20">
    <w:abstractNumId w:val="6"/>
  </w:num>
  <w:num w:numId="21">
    <w:abstractNumId w:val="24"/>
  </w:num>
  <w:num w:numId="22">
    <w:abstractNumId w:val="8"/>
  </w:num>
  <w:num w:numId="23">
    <w:abstractNumId w:val="15"/>
  </w:num>
  <w:num w:numId="24">
    <w:abstractNumId w:val="10"/>
  </w:num>
  <w:num w:numId="25">
    <w:abstractNumId w:val="3"/>
  </w:num>
  <w:num w:numId="26">
    <w:abstractNumId w:val="7"/>
  </w:num>
  <w:num w:numId="27">
    <w:abstractNumId w:val="9"/>
  </w:num>
  <w:num w:numId="28">
    <w:abstractNumId w:val="19"/>
  </w:num>
  <w:num w:numId="29">
    <w:abstractNumId w:val="4"/>
  </w:num>
  <w:num w:numId="30">
    <w:abstractNumId w:val="16"/>
  </w:num>
  <w:num w:numId="31">
    <w:abstractNumId w:val="11"/>
  </w:num>
  <w:num w:numId="32">
    <w:abstractNumId w:val="14"/>
  </w:num>
  <w:num w:numId="33">
    <w:abstractNumId w:val="17"/>
  </w:num>
  <w:num w:numId="34">
    <w:abstractNumId w:val="12"/>
  </w:num>
  <w:num w:numId="35">
    <w:abstractNumId w:val="29"/>
  </w:num>
  <w:num w:numId="36">
    <w:abstractNumId w:val="44"/>
  </w:num>
  <w:num w:numId="37">
    <w:abstractNumId w:val="13"/>
  </w:num>
  <w:num w:numId="38">
    <w:abstractNumId w:val="34"/>
  </w:num>
  <w:num w:numId="39">
    <w:abstractNumId w:val="32"/>
  </w:num>
  <w:num w:numId="40">
    <w:abstractNumId w:val="28"/>
  </w:num>
  <w:num w:numId="41">
    <w:abstractNumId w:val="22"/>
  </w:num>
  <w:num w:numId="42">
    <w:abstractNumId w:val="38"/>
  </w:num>
  <w:num w:numId="43">
    <w:abstractNumId w:val="42"/>
  </w:num>
  <w:num w:numId="44">
    <w:abstractNumId w:val="33"/>
  </w:num>
  <w:num w:numId="45">
    <w:abstractNumId w:val="3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ung">
    <w15:presenceInfo w15:providerId="Windows Live" w15:userId="125a433012f77b67"/>
  </w15:person>
  <w15:person w15:author="Lê Thị Trúc Phương">
    <w15:presenceInfo w15:providerId="None" w15:userId="Lê Thị Trúc Phươ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0D1BA3"/>
    <w:rsid w:val="0005475D"/>
    <w:rsid w:val="00092675"/>
    <w:rsid w:val="000D1BA3"/>
    <w:rsid w:val="000E1AE6"/>
    <w:rsid w:val="00126A4E"/>
    <w:rsid w:val="00143859"/>
    <w:rsid w:val="00191FE2"/>
    <w:rsid w:val="001C4790"/>
    <w:rsid w:val="001F247C"/>
    <w:rsid w:val="001F7810"/>
    <w:rsid w:val="002219BF"/>
    <w:rsid w:val="00240B5D"/>
    <w:rsid w:val="00261B8F"/>
    <w:rsid w:val="002713FF"/>
    <w:rsid w:val="00273AA8"/>
    <w:rsid w:val="00276271"/>
    <w:rsid w:val="002833B6"/>
    <w:rsid w:val="002B4594"/>
    <w:rsid w:val="002B6D31"/>
    <w:rsid w:val="002C4C76"/>
    <w:rsid w:val="002E3735"/>
    <w:rsid w:val="004313FE"/>
    <w:rsid w:val="0045053A"/>
    <w:rsid w:val="0047569A"/>
    <w:rsid w:val="00481823"/>
    <w:rsid w:val="0050039E"/>
    <w:rsid w:val="00503F0E"/>
    <w:rsid w:val="00533C79"/>
    <w:rsid w:val="00572585"/>
    <w:rsid w:val="00590CD8"/>
    <w:rsid w:val="005D7BC1"/>
    <w:rsid w:val="005E05D2"/>
    <w:rsid w:val="00610877"/>
    <w:rsid w:val="00645AE9"/>
    <w:rsid w:val="006C7C5D"/>
    <w:rsid w:val="00745672"/>
    <w:rsid w:val="007F4B40"/>
    <w:rsid w:val="00861BAE"/>
    <w:rsid w:val="008A1280"/>
    <w:rsid w:val="008A4644"/>
    <w:rsid w:val="008F7660"/>
    <w:rsid w:val="009258E1"/>
    <w:rsid w:val="009424D5"/>
    <w:rsid w:val="009D427A"/>
    <w:rsid w:val="009D7A32"/>
    <w:rsid w:val="009E6DFD"/>
    <w:rsid w:val="00A05023"/>
    <w:rsid w:val="00A1090C"/>
    <w:rsid w:val="00A1168A"/>
    <w:rsid w:val="00A5343C"/>
    <w:rsid w:val="00A75388"/>
    <w:rsid w:val="00AB268B"/>
    <w:rsid w:val="00AF338D"/>
    <w:rsid w:val="00B30F34"/>
    <w:rsid w:val="00B33DC2"/>
    <w:rsid w:val="00B520EA"/>
    <w:rsid w:val="00B9258D"/>
    <w:rsid w:val="00BC00F3"/>
    <w:rsid w:val="00BE161C"/>
    <w:rsid w:val="00C05CE5"/>
    <w:rsid w:val="00C62208"/>
    <w:rsid w:val="00C747D5"/>
    <w:rsid w:val="00CE364A"/>
    <w:rsid w:val="00CF53A2"/>
    <w:rsid w:val="00D04657"/>
    <w:rsid w:val="00D14F55"/>
    <w:rsid w:val="00D26DA5"/>
    <w:rsid w:val="00D53AAF"/>
    <w:rsid w:val="00D8251D"/>
    <w:rsid w:val="00DC43AC"/>
    <w:rsid w:val="00E32090"/>
    <w:rsid w:val="00E85E5E"/>
    <w:rsid w:val="00E95218"/>
    <w:rsid w:val="00E96E87"/>
    <w:rsid w:val="00EB7951"/>
    <w:rsid w:val="00EE611E"/>
    <w:rsid w:val="00F16C09"/>
    <w:rsid w:val="00F2590E"/>
    <w:rsid w:val="00F300BB"/>
    <w:rsid w:val="00F77DE2"/>
    <w:rsid w:val="00F8256B"/>
    <w:rsid w:val="00FB5442"/>
    <w:rsid w:val="00FB6EE8"/>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0F9CD8"/>
  <w15:docId w15:val="{97F8804F-E5E2-4606-B21B-71AE6F505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4644"/>
    <w:pPr>
      <w:spacing w:after="120" w:line="360" w:lineRule="auto"/>
    </w:pPr>
    <w:rPr>
      <w:rFonts w:asciiTheme="majorHAnsi" w:hAnsiTheme="majorHAnsi"/>
      <w:sz w:val="26"/>
    </w:rPr>
  </w:style>
  <w:style w:type="paragraph" w:styleId="Heading1">
    <w:name w:val="heading 1"/>
    <w:basedOn w:val="Normal"/>
    <w:next w:val="Normal"/>
    <w:link w:val="Heading1Char"/>
    <w:qFormat/>
    <w:rsid w:val="00CF53A2"/>
    <w:pPr>
      <w:keepNext/>
      <w:numPr>
        <w:numId w:val="44"/>
      </w:numPr>
      <w:spacing w:before="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44"/>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44"/>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ascii="Times New Roman" w:hAnsi="Times New Roman" w:cs="Times New Roman"/>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5893934">
      <w:bodyDiv w:val="1"/>
      <w:marLeft w:val="0"/>
      <w:marRight w:val="0"/>
      <w:marTop w:val="0"/>
      <w:marBottom w:val="0"/>
      <w:divBdr>
        <w:top w:val="none" w:sz="0" w:space="0" w:color="auto"/>
        <w:left w:val="none" w:sz="0" w:space="0" w:color="auto"/>
        <w:bottom w:val="none" w:sz="0" w:space="0" w:color="auto"/>
        <w:right w:val="none" w:sz="0" w:space="0" w:color="auto"/>
      </w:divBdr>
      <w:divsChild>
        <w:div w:id="1990012132">
          <w:marLeft w:val="0"/>
          <w:marRight w:val="0"/>
          <w:marTop w:val="0"/>
          <w:marBottom w:val="0"/>
          <w:divBdr>
            <w:top w:val="none" w:sz="0" w:space="0" w:color="auto"/>
            <w:left w:val="none" w:sz="0" w:space="0" w:color="auto"/>
            <w:bottom w:val="none" w:sz="0" w:space="0" w:color="auto"/>
            <w:right w:val="none" w:sz="0" w:space="0" w:color="auto"/>
          </w:divBdr>
          <w:divsChild>
            <w:div w:id="203450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86200">
      <w:bodyDiv w:val="1"/>
      <w:marLeft w:val="0"/>
      <w:marRight w:val="0"/>
      <w:marTop w:val="0"/>
      <w:marBottom w:val="0"/>
      <w:divBdr>
        <w:top w:val="none" w:sz="0" w:space="0" w:color="auto"/>
        <w:left w:val="none" w:sz="0" w:space="0" w:color="auto"/>
        <w:bottom w:val="none" w:sz="0" w:space="0" w:color="auto"/>
        <w:right w:val="none" w:sz="0" w:space="0" w:color="auto"/>
      </w:divBdr>
      <w:divsChild>
        <w:div w:id="812870579">
          <w:marLeft w:val="0"/>
          <w:marRight w:val="0"/>
          <w:marTop w:val="0"/>
          <w:marBottom w:val="0"/>
          <w:divBdr>
            <w:top w:val="none" w:sz="0" w:space="0" w:color="auto"/>
            <w:left w:val="none" w:sz="0" w:space="0" w:color="auto"/>
            <w:bottom w:val="none" w:sz="0" w:space="0" w:color="auto"/>
            <w:right w:val="none" w:sz="0" w:space="0" w:color="auto"/>
          </w:divBdr>
          <w:divsChild>
            <w:div w:id="69372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A75D10-ABB3-4BF8-85FC-D515F9D83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Pages>
  <Words>597</Words>
  <Characters>3404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tung</cp:lastModifiedBy>
  <cp:revision>40</cp:revision>
  <cp:lastPrinted>2013-11-07T09:17:00Z</cp:lastPrinted>
  <dcterms:created xsi:type="dcterms:W3CDTF">2013-09-22T18:03:00Z</dcterms:created>
  <dcterms:modified xsi:type="dcterms:W3CDTF">2026-01-02T06:39:00Z</dcterms:modified>
</cp:coreProperties>
</file>